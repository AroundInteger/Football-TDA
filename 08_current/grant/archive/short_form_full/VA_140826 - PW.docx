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B53F3F" w14:textId="77777777" w:rsidR="001720EA" w:rsidRPr="000C71DD" w:rsidRDefault="001720EA" w:rsidP="001720EA">
      <w:pPr>
        <w:spacing w:line="216" w:lineRule="auto"/>
        <w:jc w:val="both"/>
        <w:rPr>
          <w:rFonts w:ascii="Calibri" w:hAnsi="Calibri" w:cs="Calibri"/>
          <w:b/>
          <w:bCs/>
          <w:sz w:val="22"/>
          <w:szCs w:val="22"/>
        </w:rPr>
      </w:pPr>
      <w:commentRangeStart w:id="0"/>
      <w:r w:rsidRPr="000C71DD">
        <w:rPr>
          <w:rFonts w:ascii="Calibri" w:hAnsi="Calibri" w:cs="Calibri"/>
          <w:b/>
          <w:bCs/>
          <w:sz w:val="22"/>
          <w:szCs w:val="22"/>
        </w:rPr>
        <w:t>VISION</w:t>
      </w:r>
      <w:commentRangeEnd w:id="0"/>
      <w:r w:rsidR="005E1412">
        <w:rPr>
          <w:rStyle w:val="CommentReference"/>
        </w:rPr>
        <w:commentReference w:id="0"/>
      </w:r>
    </w:p>
    <w:p w14:paraId="2D4853CA" w14:textId="77777777" w:rsidR="001720EA" w:rsidRPr="000C71DD" w:rsidRDefault="001720EA" w:rsidP="001720EA">
      <w:pPr>
        <w:spacing w:line="21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0C71DD">
        <w:rPr>
          <w:rFonts w:ascii="Calibri" w:hAnsi="Calibri" w:cs="Calibri"/>
          <w:b/>
          <w:bCs/>
          <w:sz w:val="22"/>
          <w:szCs w:val="22"/>
        </w:rPr>
        <w:t>1.  Quality and Mathematical Importance</w:t>
      </w:r>
    </w:p>
    <w:p w14:paraId="4AC3489F" w14:textId="77777777" w:rsidR="001720EA" w:rsidRPr="000C71DD" w:rsidRDefault="001720EA" w:rsidP="00762469">
      <w:pPr>
        <w:jc w:val="both"/>
        <w:rPr>
          <w:rFonts w:ascii="Calibri" w:hAnsi="Calibri" w:cs="Calibri"/>
          <w:sz w:val="22"/>
          <w:szCs w:val="22"/>
        </w:rPr>
        <w:pPrChange w:id="1" w:author="Paul Williams" w:date="2026-08-16T19:52:00Z">
          <w:pPr>
            <w:spacing w:line="216" w:lineRule="auto"/>
            <w:jc w:val="both"/>
          </w:pPr>
        </w:pPrChange>
      </w:pPr>
      <w:r w:rsidRPr="000C71DD">
        <w:rPr>
          <w:rFonts w:ascii="Calibri" w:hAnsi="Calibri" w:cs="Calibri"/>
          <w:sz w:val="22"/>
          <w:szCs w:val="22"/>
        </w:rPr>
        <w:t>Competitive collective systems are spatially distributed multi-agent systems in which agents coordinate internally while responding to an active adversary within a bounded domain. Such systems arise in autonomous multi-agent coordination, biological collectives and tactical team sports. However, no unified statistical-topological framework exists to quantify how large-scale organisation emerges, evolves, and undergoes structural transitions in such systems. This project seeks to establish this framework.</w:t>
      </w:r>
    </w:p>
    <w:p w14:paraId="40C5C63E" w14:textId="0B9BF88C" w:rsidR="001720EA" w:rsidRPr="000C71DD" w:rsidRDefault="001720EA" w:rsidP="00762469">
      <w:pPr>
        <w:jc w:val="both"/>
        <w:rPr>
          <w:rFonts w:ascii="Calibri" w:hAnsi="Calibri" w:cs="Calibri"/>
          <w:sz w:val="22"/>
          <w:szCs w:val="22"/>
        </w:rPr>
        <w:pPrChange w:id="2" w:author="Paul Williams" w:date="2026-08-16T19:52:00Z">
          <w:pPr>
            <w:spacing w:line="216" w:lineRule="auto"/>
            <w:jc w:val="both"/>
          </w:pPr>
        </w:pPrChange>
      </w:pPr>
      <w:r w:rsidRPr="000C71DD">
        <w:rPr>
          <w:rFonts w:ascii="Calibri" w:hAnsi="Calibri" w:cs="Calibri"/>
          <w:b/>
          <w:bCs/>
          <w:i/>
          <w:iCs/>
          <w:sz w:val="22"/>
          <w:szCs w:val="22"/>
        </w:rPr>
        <w:t>Importance</w:t>
      </w:r>
      <w:r w:rsidRPr="000C71DD">
        <w:rPr>
          <w:rFonts w:ascii="Calibri" w:hAnsi="Calibri" w:cs="Calibri"/>
          <w:sz w:val="22"/>
          <w:szCs w:val="22"/>
        </w:rPr>
        <w:t xml:space="preserve">. Two fundamental obstacles limit existing approaches. Organisational structure exists simultaneously at multiple spatial scales: small interaction groups, larger formations and enclosed coverage regions all coexist, yet single-threshold persistent homology [1–3] conflates their signatures, obscuring scale-specific structure. </w:t>
      </w:r>
      <w:r w:rsidR="00152C05" w:rsidRPr="000C71DD">
        <w:rPr>
          <w:rFonts w:ascii="Calibri" w:hAnsi="Calibri" w:cs="Calibri"/>
          <w:sz w:val="22"/>
          <w:szCs w:val="22"/>
        </w:rPr>
        <w:t>Observations are also strongly dependent: adversarial coupling operates at each level simultaneously, with local clusters contesting opposing local clusters, tactical sub-units contesting opposing sub-units, and team-wide shape contesting opposing team-wide shape. This scale-matched coupling violates the exchangeability assumptions in [6,8].</w:t>
      </w:r>
    </w:p>
    <w:p w14:paraId="7E530120" w14:textId="77777777" w:rsidR="001720EA" w:rsidRPr="000C71DD" w:rsidRDefault="001720EA" w:rsidP="00762469">
      <w:pPr>
        <w:jc w:val="both"/>
        <w:rPr>
          <w:rFonts w:ascii="Calibri" w:hAnsi="Calibri" w:cs="Calibri"/>
          <w:sz w:val="22"/>
          <w:szCs w:val="22"/>
        </w:rPr>
        <w:pPrChange w:id="3" w:author="Paul Williams" w:date="2026-08-16T19:53:00Z">
          <w:pPr>
            <w:spacing w:line="216" w:lineRule="auto"/>
            <w:jc w:val="both"/>
          </w:pPr>
        </w:pPrChange>
      </w:pPr>
      <w:r w:rsidRPr="000C71DD">
        <w:rPr>
          <w:rFonts w:ascii="Calibri" w:hAnsi="Calibri" w:cs="Calibri"/>
          <w:b/>
          <w:bCs/>
          <w:i/>
          <w:iCs/>
          <w:sz w:val="22"/>
          <w:szCs w:val="22"/>
        </w:rPr>
        <w:t>Mathematical contribution</w:t>
      </w:r>
      <w:r w:rsidRPr="000C71DD">
        <w:rPr>
          <w:rFonts w:ascii="Calibri" w:hAnsi="Calibri" w:cs="Calibri"/>
          <w:sz w:val="22"/>
          <w:szCs w:val="22"/>
        </w:rPr>
        <w:t>. Two theorem-level results are targeted. (</w:t>
      </w:r>
      <w:proofErr w:type="spellStart"/>
      <w:r w:rsidRPr="000C71DD">
        <w:rPr>
          <w:rFonts w:ascii="Calibri" w:hAnsi="Calibri" w:cs="Calibri"/>
          <w:sz w:val="22"/>
          <w:szCs w:val="22"/>
        </w:rPr>
        <w:t>i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) </w:t>
      </w:r>
      <w:proofErr w:type="spellStart"/>
      <w:r w:rsidRPr="000C71DD">
        <w:rPr>
          <w:rFonts w:ascii="Calibri" w:hAnsi="Calibri" w:cs="Calibri"/>
          <w:sz w:val="22"/>
          <w:szCs w:val="22"/>
        </w:rPr>
        <w:t>Fréchet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 mean trajectories exist uniquely for time-evolving topological summaries under dependent competitive dynamics, extending [6] beyond exchangeable settings; boundedness of the domain discharges the </w:t>
      </w:r>
      <w:proofErr w:type="spellStart"/>
      <w:r w:rsidRPr="000C71DD">
        <w:rPr>
          <w:rFonts w:ascii="Calibri" w:hAnsi="Calibri" w:cs="Calibri"/>
          <w:sz w:val="22"/>
          <w:szCs w:val="22"/>
        </w:rPr>
        <w:t>integrability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 condition. (ii) Wasserstein-stability bounds for landscape-valued CUSUM statistics provide provable localisation error control under temporal dependence and bounded-domain effects. Both are proved and tested at season scale (§7, Objective 3 (O3)).</w:t>
      </w:r>
    </w:p>
    <w:p w14:paraId="515F2934" w14:textId="01615E69" w:rsidR="001720EA" w:rsidRPr="000C71DD" w:rsidRDefault="001720EA" w:rsidP="00B070A0">
      <w:pPr>
        <w:spacing w:afterLines="30" w:after="72"/>
        <w:jc w:val="both"/>
        <w:rPr>
          <w:rFonts w:ascii="Calibri" w:hAnsi="Calibri" w:cs="Calibri"/>
          <w:sz w:val="22"/>
          <w:szCs w:val="22"/>
        </w:rPr>
        <w:pPrChange w:id="4" w:author="Paul Williams" w:date="2026-08-17T11:08:00Z">
          <w:pPr>
            <w:spacing w:afterLines="60" w:after="144" w:line="216" w:lineRule="auto"/>
            <w:jc w:val="both"/>
          </w:pPr>
        </w:pPrChange>
      </w:pPr>
      <w:r w:rsidRPr="000C71DD">
        <w:rPr>
          <w:rFonts w:ascii="Calibri" w:hAnsi="Calibri" w:cs="Calibri"/>
          <w:b/>
          <w:bCs/>
          <w:i/>
          <w:iCs/>
          <w:sz w:val="22"/>
          <w:szCs w:val="22"/>
        </w:rPr>
        <w:t>Quality</w:t>
      </w:r>
      <w:r w:rsidRPr="000C71DD">
        <w:rPr>
          <w:rFonts w:ascii="Calibri" w:hAnsi="Calibri" w:cs="Calibri"/>
          <w:sz w:val="22"/>
          <w:szCs w:val="22"/>
        </w:rPr>
        <w:t>. Realising this requires mathematical rigour and empirical falsifiability. Interaction lengths are set by stability-validated spatial scales rather than arbitrary thresholds, making the procedure empirically falsifiable. Professional football tracking data provide</w:t>
      </w:r>
      <w:ins w:id="5" w:author="Paul Williams" w:date="2026-08-16T19:45:00Z">
        <w:r w:rsidR="00E420E1">
          <w:rPr>
            <w:rFonts w:ascii="Calibri" w:hAnsi="Calibri" w:cs="Calibri"/>
            <w:sz w:val="22"/>
            <w:szCs w:val="22"/>
          </w:rPr>
          <w:t>s</w:t>
        </w:r>
      </w:ins>
      <w:r w:rsidRPr="000C71DD">
        <w:rPr>
          <w:rFonts w:ascii="Calibri" w:hAnsi="Calibri" w:cs="Calibri"/>
          <w:sz w:val="22"/>
          <w:szCs w:val="22"/>
        </w:rPr>
        <w:t xml:space="preserve"> a fully observed, spatially bounded, population-scale experimental platform through which the theory is developed, calibrated and tested.</w:t>
      </w:r>
    </w:p>
    <w:p w14:paraId="4ABC7E0A" w14:textId="77777777" w:rsidR="001720EA" w:rsidRPr="000C71DD" w:rsidRDefault="001720EA" w:rsidP="00762469">
      <w:pPr>
        <w:jc w:val="both"/>
        <w:rPr>
          <w:rFonts w:ascii="Calibri" w:hAnsi="Calibri" w:cs="Calibri"/>
          <w:b/>
          <w:bCs/>
          <w:sz w:val="22"/>
          <w:szCs w:val="22"/>
        </w:rPr>
        <w:pPrChange w:id="6" w:author="Paul Williams" w:date="2026-08-16T19:53:00Z">
          <w:pPr>
            <w:spacing w:line="216" w:lineRule="auto"/>
            <w:jc w:val="both"/>
          </w:pPr>
        </w:pPrChange>
      </w:pPr>
      <w:r w:rsidRPr="000C71DD">
        <w:rPr>
          <w:rFonts w:ascii="Calibri" w:hAnsi="Calibri" w:cs="Calibri"/>
          <w:b/>
          <w:bCs/>
          <w:sz w:val="22"/>
          <w:szCs w:val="22"/>
        </w:rPr>
        <w:t>2.  Background: Building on Previous Work</w:t>
      </w:r>
    </w:p>
    <w:p w14:paraId="3C3C30C8" w14:textId="3AA8B0E7" w:rsidR="001720EA" w:rsidRPr="000C71DD" w:rsidDel="00762469" w:rsidRDefault="001720EA" w:rsidP="00762469">
      <w:pPr>
        <w:jc w:val="both"/>
        <w:rPr>
          <w:del w:id="7" w:author="Paul Williams" w:date="2026-08-16T19:48:00Z"/>
          <w:rFonts w:ascii="Calibri" w:hAnsi="Calibri" w:cs="Calibri"/>
          <w:sz w:val="22"/>
          <w:szCs w:val="22"/>
        </w:rPr>
        <w:pPrChange w:id="8" w:author="Paul Williams" w:date="2026-08-16T19:53:00Z">
          <w:pPr>
            <w:spacing w:line="216" w:lineRule="auto"/>
            <w:jc w:val="both"/>
          </w:pPr>
        </w:pPrChange>
      </w:pPr>
      <w:r w:rsidRPr="000C71DD">
        <w:rPr>
          <w:rFonts w:ascii="Calibri" w:hAnsi="Calibri" w:cs="Calibri"/>
          <w:sz w:val="22"/>
          <w:szCs w:val="22"/>
        </w:rPr>
        <w:t>Persistent homology has characterised collective behaviour in biological aggregation, collective motion and nearest-neighbour-governed flocking [11–13]; topological change-point detection has since been extended to multi-agent systems [14].</w:t>
      </w:r>
      <w:ins w:id="9" w:author="Paul Williams" w:date="2026-08-16T19:48:00Z">
        <w:r w:rsidR="00762469">
          <w:rPr>
            <w:rFonts w:ascii="Calibri" w:hAnsi="Calibri" w:cs="Calibri"/>
            <w:sz w:val="22"/>
            <w:szCs w:val="22"/>
          </w:rPr>
          <w:t xml:space="preserve"> </w:t>
        </w:r>
      </w:ins>
    </w:p>
    <w:p w14:paraId="6C2838C1" w14:textId="77777777" w:rsidR="001720EA" w:rsidRPr="000C71DD" w:rsidRDefault="001720EA" w:rsidP="00762469">
      <w:pPr>
        <w:jc w:val="both"/>
        <w:rPr>
          <w:rFonts w:ascii="Calibri" w:hAnsi="Calibri" w:cs="Calibri"/>
          <w:sz w:val="22"/>
          <w:szCs w:val="22"/>
        </w:rPr>
        <w:pPrChange w:id="10" w:author="Paul Williams" w:date="2026-08-16T19:53:00Z">
          <w:pPr>
            <w:spacing w:line="216" w:lineRule="auto"/>
            <w:jc w:val="both"/>
          </w:pPr>
        </w:pPrChange>
      </w:pPr>
      <w:r w:rsidRPr="000C71DD">
        <w:rPr>
          <w:rFonts w:ascii="Calibri" w:hAnsi="Calibri" w:cs="Calibri"/>
          <w:sz w:val="22"/>
          <w:szCs w:val="22"/>
        </w:rPr>
        <w:t>The mathematical tools underpinning these advances are well established. Persistent homology [1,2] quantifies connected components, loops and higher-order spatial structure in point-cloud data. The stability theorem [7] guarantees that small measurement errors produce only small changes in topological summaries. Statistical topological data analysis extends these foundations through persistence landscapes, persistence images and related summaries [6,8,9], enabling comparison, averaging and hypothesis testing for the comparative and temporal objectives.</w:t>
      </w:r>
    </w:p>
    <w:p w14:paraId="5E16249F" w14:textId="0CBEEC72" w:rsidR="001720EA" w:rsidRPr="000C71DD" w:rsidRDefault="001720EA" w:rsidP="00762469">
      <w:pPr>
        <w:jc w:val="both"/>
        <w:rPr>
          <w:rFonts w:ascii="Calibri" w:hAnsi="Calibri" w:cs="Calibri"/>
          <w:sz w:val="22"/>
          <w:szCs w:val="22"/>
        </w:rPr>
        <w:pPrChange w:id="11" w:author="Paul Williams" w:date="2026-08-16T19:53:00Z">
          <w:pPr>
            <w:spacing w:line="216" w:lineRule="auto"/>
            <w:jc w:val="both"/>
          </w:pPr>
        </w:pPrChange>
      </w:pPr>
      <w:r w:rsidRPr="000C71DD">
        <w:rPr>
          <w:rFonts w:ascii="Calibri" w:hAnsi="Calibri" w:cs="Calibri"/>
          <w:sz w:val="22"/>
          <w:szCs w:val="22"/>
        </w:rPr>
        <w:t xml:space="preserve">Two limitations constrain applying these tools to competitive systems. </w:t>
      </w:r>
      <w:ins w:id="12" w:author="Paul Williams" w:date="2026-08-16T19:46:00Z">
        <w:r w:rsidR="00E420E1">
          <w:rPr>
            <w:rFonts w:ascii="Calibri" w:hAnsi="Calibri" w:cs="Calibri"/>
            <w:sz w:val="22"/>
            <w:szCs w:val="22"/>
          </w:rPr>
          <w:t xml:space="preserve">(a) </w:t>
        </w:r>
      </w:ins>
      <w:r w:rsidRPr="000C71DD">
        <w:rPr>
          <w:rFonts w:ascii="Calibri" w:hAnsi="Calibri" w:cs="Calibri"/>
          <w:sz w:val="22"/>
          <w:szCs w:val="22"/>
        </w:rPr>
        <w:t xml:space="preserve">Standard methods are single-scale [3] or designed for cooperative, slowly evolving systems [10]; neither handles hierarchical competitive dynamics. </w:t>
      </w:r>
      <w:ins w:id="13" w:author="Paul Williams" w:date="2026-08-16T19:46:00Z">
        <w:r w:rsidR="00E420E1">
          <w:rPr>
            <w:rFonts w:ascii="Calibri" w:hAnsi="Calibri" w:cs="Calibri"/>
            <w:sz w:val="22"/>
            <w:szCs w:val="22"/>
          </w:rPr>
          <w:t xml:space="preserve">(b) </w:t>
        </w:r>
      </w:ins>
      <w:r w:rsidRPr="000C71DD">
        <w:rPr>
          <w:rFonts w:ascii="Calibri" w:hAnsi="Calibri" w:cs="Calibri"/>
          <w:sz w:val="22"/>
          <w:szCs w:val="22"/>
        </w:rPr>
        <w:t xml:space="preserve">Existing statistical topology assumes exchangeable and stationary observations [6,8], which </w:t>
      </w:r>
      <w:proofErr w:type="spellStart"/>
      <w:r w:rsidRPr="000C71DD">
        <w:rPr>
          <w:rFonts w:ascii="Calibri" w:hAnsi="Calibri" w:cs="Calibri"/>
          <w:sz w:val="22"/>
          <w:szCs w:val="22"/>
        </w:rPr>
        <w:t>adversarially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 coupled competitive data violate. </w:t>
      </w:r>
      <w:proofErr w:type="spellStart"/>
      <w:r w:rsidRPr="000C71DD">
        <w:rPr>
          <w:rFonts w:ascii="Calibri" w:hAnsi="Calibri" w:cs="Calibri"/>
          <w:sz w:val="22"/>
          <w:szCs w:val="22"/>
        </w:rPr>
        <w:t>Multiparameter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 persistence [4,5] offers a theoretical route to scale-specific structure but remains computationally intractable for high-frequency competitive point clouds.</w:t>
      </w:r>
    </w:p>
    <w:p w14:paraId="1287BFCE" w14:textId="6E853EEE" w:rsidR="001720EA" w:rsidRPr="000C71DD" w:rsidRDefault="001720EA" w:rsidP="00B070A0">
      <w:pPr>
        <w:spacing w:afterLines="30" w:after="72"/>
        <w:jc w:val="both"/>
        <w:rPr>
          <w:rFonts w:ascii="Calibri" w:hAnsi="Calibri" w:cs="Calibri"/>
          <w:sz w:val="22"/>
          <w:szCs w:val="22"/>
        </w:rPr>
        <w:pPrChange w:id="14" w:author="Paul Williams" w:date="2026-08-17T11:08:00Z">
          <w:pPr>
            <w:spacing w:afterLines="60" w:after="144" w:line="216" w:lineRule="auto"/>
            <w:jc w:val="both"/>
          </w:pPr>
        </w:pPrChange>
      </w:pPr>
      <w:r w:rsidRPr="000C71DD">
        <w:rPr>
          <w:rFonts w:ascii="Calibri" w:hAnsi="Calibri" w:cs="Calibri"/>
          <w:sz w:val="22"/>
          <w:szCs w:val="22"/>
        </w:rPr>
        <w:t xml:space="preserve">Our methodology paper [17] develops and validates a scale-decomposition pipeline, partitioning agents by empirically derived interaction lengths. The tracking data are high-frequency and fully observed. Conventional approaches capture team length, width and centroid distance [15] and pitch-control measures [16]. Across 10 professional </w:t>
      </w:r>
      <w:ins w:id="15" w:author="Paul Williams" w:date="2026-08-16T19:49:00Z">
        <w:r w:rsidR="00762469">
          <w:rPr>
            <w:rFonts w:ascii="Calibri" w:hAnsi="Calibri" w:cs="Calibri"/>
            <w:sz w:val="22"/>
            <w:szCs w:val="22"/>
          </w:rPr>
          <w:t xml:space="preserve">football </w:t>
        </w:r>
      </w:ins>
      <w:r w:rsidRPr="000C71DD">
        <w:rPr>
          <w:rFonts w:ascii="Calibri" w:hAnsi="Calibri" w:cs="Calibri"/>
          <w:sz w:val="22"/>
          <w:szCs w:val="22"/>
        </w:rPr>
        <w:t>matches, the pilot recovers three stable connected-component regimes and two complementary loop regimes. The scales carry largely independent structural information [17]. These results motivate the season-scale theory development of O1–O3.</w:t>
      </w:r>
    </w:p>
    <w:p w14:paraId="7CD605B8" w14:textId="2185611A" w:rsidR="001720EA" w:rsidRPr="000C71DD" w:rsidRDefault="001720EA" w:rsidP="00762469">
      <w:pPr>
        <w:jc w:val="both"/>
        <w:rPr>
          <w:rFonts w:ascii="Calibri" w:hAnsi="Calibri" w:cs="Calibri"/>
          <w:b/>
          <w:bCs/>
          <w:sz w:val="22"/>
          <w:szCs w:val="22"/>
        </w:rPr>
        <w:pPrChange w:id="16" w:author="Paul Williams" w:date="2026-08-16T19:53:00Z">
          <w:pPr>
            <w:spacing w:line="216" w:lineRule="auto"/>
            <w:jc w:val="both"/>
          </w:pPr>
        </w:pPrChange>
      </w:pPr>
      <w:r w:rsidRPr="000C71DD">
        <w:rPr>
          <w:rFonts w:ascii="Calibri" w:hAnsi="Calibri" w:cs="Calibri"/>
          <w:b/>
          <w:bCs/>
          <w:sz w:val="22"/>
          <w:szCs w:val="22"/>
        </w:rPr>
        <w:t xml:space="preserve">3.  </w:t>
      </w:r>
      <w:ins w:id="17" w:author="Paul Williams" w:date="2026-08-17T11:13:00Z">
        <w:r w:rsidR="00B57472">
          <w:rPr>
            <w:rFonts w:ascii="Calibri" w:hAnsi="Calibri" w:cs="Calibri"/>
            <w:b/>
            <w:bCs/>
            <w:sz w:val="22"/>
            <w:szCs w:val="22"/>
          </w:rPr>
          <w:t xml:space="preserve">Objectives and </w:t>
        </w:r>
      </w:ins>
      <w:r w:rsidRPr="000C71DD">
        <w:rPr>
          <w:rFonts w:ascii="Calibri" w:hAnsi="Calibri" w:cs="Calibri"/>
          <w:b/>
          <w:bCs/>
          <w:sz w:val="22"/>
          <w:szCs w:val="22"/>
        </w:rPr>
        <w:t>Advancing Current Understanding</w:t>
      </w:r>
      <w:del w:id="18" w:author="Paul Williams" w:date="2026-08-17T11:13:00Z">
        <w:r w:rsidRPr="000C71DD" w:rsidDel="00B57472">
          <w:rPr>
            <w:rFonts w:ascii="Calibri" w:hAnsi="Calibri" w:cs="Calibri"/>
            <w:b/>
            <w:bCs/>
            <w:sz w:val="22"/>
            <w:szCs w:val="22"/>
          </w:rPr>
          <w:delText xml:space="preserve"> and</w:delText>
        </w:r>
      </w:del>
      <w:del w:id="19" w:author="Paul Williams" w:date="2026-08-17T10:14:00Z">
        <w:r w:rsidRPr="000C71DD" w:rsidDel="00E0132E">
          <w:rPr>
            <w:rFonts w:ascii="Calibri" w:hAnsi="Calibri" w:cs="Calibri"/>
            <w:b/>
            <w:bCs/>
            <w:sz w:val="22"/>
            <w:szCs w:val="22"/>
          </w:rPr>
          <w:delText xml:space="preserve"> Generating New Knowledge</w:delText>
        </w:r>
      </w:del>
    </w:p>
    <w:p w14:paraId="39A6536A" w14:textId="69C30D80" w:rsidR="001720EA" w:rsidRDefault="001720EA" w:rsidP="00762469">
      <w:pPr>
        <w:jc w:val="both"/>
        <w:rPr>
          <w:ins w:id="20" w:author="Paul Williams" w:date="2026-08-16T19:52:00Z"/>
          <w:rFonts w:ascii="Calibri" w:hAnsi="Calibri" w:cs="Calibri"/>
          <w:sz w:val="22"/>
          <w:szCs w:val="22"/>
        </w:rPr>
        <w:pPrChange w:id="21" w:author="Paul Williams" w:date="2026-08-16T19:53:00Z">
          <w:pPr>
            <w:spacing w:line="216" w:lineRule="auto"/>
            <w:jc w:val="both"/>
          </w:pPr>
        </w:pPrChange>
      </w:pPr>
      <w:r w:rsidRPr="000C71DD">
        <w:rPr>
          <w:rFonts w:ascii="Calibri" w:hAnsi="Calibri" w:cs="Calibri"/>
          <w:sz w:val="22"/>
          <w:szCs w:val="22"/>
        </w:rPr>
        <w:t>Three interconnected objectives structure the project</w:t>
      </w:r>
      <w:ins w:id="22" w:author="Paul Williams" w:date="2026-08-16T19:49:00Z">
        <w:r w:rsidR="00762469">
          <w:rPr>
            <w:rFonts w:ascii="Calibri" w:hAnsi="Calibri" w:cs="Calibri"/>
            <w:sz w:val="22"/>
            <w:szCs w:val="22"/>
          </w:rPr>
          <w:t xml:space="preserve"> (</w:t>
        </w:r>
      </w:ins>
      <w:del w:id="23" w:author="Paul Williams" w:date="2026-08-16T19:49:00Z">
        <w:r w:rsidRPr="000C71DD" w:rsidDel="00762469">
          <w:rPr>
            <w:rFonts w:ascii="Calibri" w:hAnsi="Calibri" w:cs="Calibri"/>
            <w:sz w:val="22"/>
            <w:szCs w:val="22"/>
          </w:rPr>
          <w:delText xml:space="preserve">: </w:delText>
        </w:r>
      </w:del>
      <w:del w:id="24" w:author="Paul Williams" w:date="2026-08-16T19:50:00Z">
        <w:r w:rsidRPr="000C71DD" w:rsidDel="00762469">
          <w:rPr>
            <w:rFonts w:ascii="Calibri" w:hAnsi="Calibri" w:cs="Calibri"/>
            <w:sz w:val="22"/>
            <w:szCs w:val="22"/>
          </w:rPr>
          <w:delText>Objective 1 (</w:delText>
        </w:r>
      </w:del>
      <w:r w:rsidRPr="000C71DD">
        <w:rPr>
          <w:rFonts w:ascii="Calibri" w:hAnsi="Calibri" w:cs="Calibri"/>
          <w:sz w:val="22"/>
          <w:szCs w:val="22"/>
        </w:rPr>
        <w:t>O1</w:t>
      </w:r>
      <w:ins w:id="25" w:author="Paul Williams" w:date="2026-08-16T19:50:00Z">
        <w:r w:rsidR="00762469">
          <w:rPr>
            <w:rFonts w:ascii="Calibri" w:hAnsi="Calibri" w:cs="Calibri"/>
            <w:sz w:val="22"/>
            <w:szCs w:val="22"/>
          </w:rPr>
          <w:t xml:space="preserve"> to </w:t>
        </w:r>
      </w:ins>
      <w:del w:id="26" w:author="Paul Williams" w:date="2026-08-16T19:50:00Z">
        <w:r w:rsidRPr="000C71DD" w:rsidDel="00762469">
          <w:rPr>
            <w:rFonts w:ascii="Calibri" w:hAnsi="Calibri" w:cs="Calibri"/>
            <w:sz w:val="22"/>
            <w:szCs w:val="22"/>
          </w:rPr>
          <w:delText>), Objective 2 (O2) and Objective 3 (</w:delText>
        </w:r>
      </w:del>
      <w:r w:rsidRPr="000C71DD">
        <w:rPr>
          <w:rFonts w:ascii="Calibri" w:hAnsi="Calibri" w:cs="Calibri"/>
          <w:sz w:val="22"/>
          <w:szCs w:val="22"/>
        </w:rPr>
        <w:t>O3)</w:t>
      </w:r>
      <w:ins w:id="27" w:author="Paul Williams" w:date="2026-08-16T19:51:00Z">
        <w:r w:rsidR="00762469">
          <w:rPr>
            <w:rFonts w:ascii="Calibri" w:hAnsi="Calibri" w:cs="Calibri"/>
            <w:sz w:val="22"/>
            <w:szCs w:val="22"/>
          </w:rPr>
          <w:t xml:space="preserve">: </w:t>
        </w:r>
        <w:r w:rsidR="00762469" w:rsidRPr="000C71DD">
          <w:rPr>
            <w:rFonts w:ascii="Calibri" w:hAnsi="Calibri" w:cs="Calibri"/>
            <w:sz w:val="22"/>
            <w:szCs w:val="22"/>
          </w:rPr>
          <w:t>O1 and O2 establish the empirical and geometric foundations</w:t>
        </w:r>
      </w:ins>
      <w:ins w:id="28" w:author="Paul Williams" w:date="2026-08-16T19:52:00Z">
        <w:r w:rsidR="00762469">
          <w:rPr>
            <w:rFonts w:ascii="Calibri" w:hAnsi="Calibri" w:cs="Calibri"/>
            <w:sz w:val="22"/>
            <w:szCs w:val="22"/>
          </w:rPr>
          <w:t xml:space="preserve">; </w:t>
        </w:r>
      </w:ins>
      <w:del w:id="29" w:author="Paul Williams" w:date="2026-08-16T19:50:00Z">
        <w:r w:rsidRPr="000C71DD" w:rsidDel="00762469">
          <w:rPr>
            <w:rFonts w:ascii="Calibri" w:hAnsi="Calibri" w:cs="Calibri"/>
            <w:sz w:val="22"/>
            <w:szCs w:val="22"/>
          </w:rPr>
          <w:delText>.</w:delText>
        </w:r>
        <w:r w:rsidRPr="000C71DD" w:rsidDel="00762469">
          <w:rPr>
            <w:rFonts w:ascii="Calibri" w:hAnsi="Calibri" w:cs="Calibri"/>
            <w:sz w:val="22"/>
            <w:szCs w:val="22"/>
          </w:rPr>
          <w:delText xml:space="preserve"> The project culminates in </w:delText>
        </w:r>
      </w:del>
      <w:r w:rsidRPr="000C71DD">
        <w:rPr>
          <w:rFonts w:ascii="Calibri" w:hAnsi="Calibri" w:cs="Calibri"/>
          <w:sz w:val="22"/>
          <w:szCs w:val="22"/>
        </w:rPr>
        <w:t>O3</w:t>
      </w:r>
      <w:ins w:id="30" w:author="Paul Williams" w:date="2026-08-16T19:50:00Z">
        <w:r w:rsidR="00762469">
          <w:rPr>
            <w:rFonts w:ascii="Calibri" w:hAnsi="Calibri" w:cs="Calibri"/>
            <w:sz w:val="22"/>
            <w:szCs w:val="22"/>
          </w:rPr>
          <w:t xml:space="preserve"> delivers </w:t>
        </w:r>
      </w:ins>
      <w:del w:id="31" w:author="Paul Williams" w:date="2026-08-16T19:50:00Z">
        <w:r w:rsidRPr="000C71DD" w:rsidDel="00762469">
          <w:rPr>
            <w:rFonts w:ascii="Calibri" w:hAnsi="Calibri" w:cs="Calibri"/>
            <w:sz w:val="22"/>
            <w:szCs w:val="22"/>
          </w:rPr>
          <w:delText>, which develops</w:delText>
        </w:r>
      </w:del>
      <w:ins w:id="32" w:author="Paul Williams" w:date="2026-08-16T19:50:00Z">
        <w:r w:rsidR="00762469">
          <w:rPr>
            <w:rFonts w:ascii="Calibri" w:hAnsi="Calibri" w:cs="Calibri"/>
            <w:sz w:val="22"/>
            <w:szCs w:val="22"/>
          </w:rPr>
          <w:t>a</w:t>
        </w:r>
      </w:ins>
      <w:r w:rsidRPr="000C71DD">
        <w:rPr>
          <w:rFonts w:ascii="Calibri" w:hAnsi="Calibri" w:cs="Calibri"/>
          <w:sz w:val="22"/>
          <w:szCs w:val="22"/>
        </w:rPr>
        <w:t xml:space="preserve"> new statistical-topology theory for dependent competitive systems</w:t>
      </w:r>
      <w:del w:id="33" w:author="Paul Williams" w:date="2026-08-16T19:51:00Z">
        <w:r w:rsidRPr="000C71DD" w:rsidDel="00762469">
          <w:rPr>
            <w:rFonts w:ascii="Calibri" w:hAnsi="Calibri" w:cs="Calibri"/>
            <w:sz w:val="22"/>
            <w:szCs w:val="22"/>
          </w:rPr>
          <w:delText>. O1 and O2 establish the empirical and geometric foundations the theory requires</w:delText>
        </w:r>
      </w:del>
      <w:r w:rsidRPr="000C71DD">
        <w:rPr>
          <w:rFonts w:ascii="Calibri" w:hAnsi="Calibri" w:cs="Calibri"/>
          <w:sz w:val="22"/>
          <w:szCs w:val="22"/>
        </w:rPr>
        <w:t>.</w:t>
      </w:r>
    </w:p>
    <w:p w14:paraId="7AE9CCA6" w14:textId="3ECF32CB" w:rsidR="00762469" w:rsidRPr="009F68F8" w:rsidDel="009F68F8" w:rsidRDefault="00762469" w:rsidP="00762469">
      <w:pPr>
        <w:jc w:val="both"/>
        <w:rPr>
          <w:del w:id="34" w:author="Paul Williams" w:date="2026-08-16T19:54:00Z"/>
          <w:rFonts w:ascii="Calibri" w:hAnsi="Calibri" w:cs="Calibri"/>
          <w:b/>
          <w:sz w:val="22"/>
          <w:szCs w:val="22"/>
          <w:rPrChange w:id="35" w:author="Paul Williams" w:date="2026-08-16T19:54:00Z">
            <w:rPr>
              <w:del w:id="36" w:author="Paul Williams" w:date="2026-08-16T19:54:00Z"/>
              <w:rFonts w:ascii="Calibri" w:hAnsi="Calibri" w:cs="Calibri"/>
              <w:sz w:val="22"/>
              <w:szCs w:val="22"/>
            </w:rPr>
          </w:rPrChange>
        </w:rPr>
        <w:pPrChange w:id="37" w:author="Paul Williams" w:date="2026-08-16T19:53:00Z">
          <w:pPr>
            <w:spacing w:line="216" w:lineRule="auto"/>
            <w:jc w:val="both"/>
          </w:pPr>
        </w:pPrChange>
      </w:pPr>
    </w:p>
    <w:p w14:paraId="471C66A2" w14:textId="77777777" w:rsidR="00762469" w:rsidRDefault="001720EA" w:rsidP="00762469">
      <w:pPr>
        <w:jc w:val="both"/>
        <w:rPr>
          <w:ins w:id="38" w:author="Paul Williams" w:date="2026-08-16T19:51:00Z"/>
          <w:rFonts w:ascii="Calibri" w:hAnsi="Calibri" w:cs="Calibri"/>
          <w:sz w:val="22"/>
          <w:szCs w:val="22"/>
        </w:rPr>
        <w:pPrChange w:id="39" w:author="Paul Williams" w:date="2026-08-16T19:53:00Z">
          <w:pPr>
            <w:spacing w:afterLines="60" w:after="144" w:line="216" w:lineRule="auto"/>
            <w:jc w:val="both"/>
          </w:pPr>
        </w:pPrChange>
      </w:pPr>
      <w:r w:rsidRPr="009F68F8">
        <w:rPr>
          <w:rFonts w:ascii="Calibri" w:hAnsi="Calibri" w:cs="Calibri"/>
          <w:b/>
          <w:sz w:val="22"/>
          <w:szCs w:val="22"/>
          <w:rPrChange w:id="40" w:author="Paul Williams" w:date="2026-08-16T19:54:00Z">
            <w:rPr>
              <w:rFonts w:ascii="Calibri" w:hAnsi="Calibri" w:cs="Calibri"/>
              <w:sz w:val="22"/>
              <w:szCs w:val="22"/>
            </w:rPr>
          </w:rPrChange>
        </w:rPr>
        <w:t>O1</w:t>
      </w:r>
      <w:ins w:id="41" w:author="Paul Williams" w:date="2026-08-16T19:51:00Z">
        <w:r w:rsidR="00762469">
          <w:rPr>
            <w:rFonts w:ascii="Calibri" w:hAnsi="Calibri" w:cs="Calibri"/>
            <w:sz w:val="22"/>
            <w:szCs w:val="22"/>
          </w:rPr>
          <w:t xml:space="preserve">: To </w:t>
        </w:r>
      </w:ins>
      <w:del w:id="42" w:author="Paul Williams" w:date="2026-08-16T19:51:00Z">
        <w:r w:rsidRPr="000C71DD" w:rsidDel="00762469">
          <w:rPr>
            <w:rFonts w:ascii="Calibri" w:hAnsi="Calibri" w:cs="Calibri"/>
            <w:sz w:val="22"/>
            <w:szCs w:val="22"/>
          </w:rPr>
          <w:delText xml:space="preserve"> </w:delText>
        </w:r>
      </w:del>
      <w:r w:rsidRPr="000C71DD">
        <w:rPr>
          <w:rFonts w:ascii="Calibri" w:hAnsi="Calibri" w:cs="Calibri"/>
          <w:sz w:val="22"/>
          <w:szCs w:val="22"/>
        </w:rPr>
        <w:t>establish</w:t>
      </w:r>
      <w:del w:id="43" w:author="Paul Williams" w:date="2026-08-16T19:52:00Z">
        <w:r w:rsidRPr="000C71DD" w:rsidDel="00762469">
          <w:rPr>
            <w:rFonts w:ascii="Calibri" w:hAnsi="Calibri" w:cs="Calibri"/>
            <w:sz w:val="22"/>
            <w:szCs w:val="22"/>
          </w:rPr>
          <w:delText>es</w:delText>
        </w:r>
      </w:del>
      <w:r w:rsidRPr="000C71DD">
        <w:rPr>
          <w:rFonts w:ascii="Calibri" w:hAnsi="Calibri" w:cs="Calibri"/>
          <w:sz w:val="22"/>
          <w:szCs w:val="22"/>
        </w:rPr>
        <w:t xml:space="preserve"> the moment and stability conditions required for topological averaging. </w:t>
      </w:r>
    </w:p>
    <w:p w14:paraId="35793C18" w14:textId="77777777" w:rsidR="00762469" w:rsidRDefault="001720EA" w:rsidP="00762469">
      <w:pPr>
        <w:jc w:val="both"/>
        <w:rPr>
          <w:ins w:id="44" w:author="Paul Williams" w:date="2026-08-16T19:51:00Z"/>
          <w:rFonts w:ascii="Calibri" w:hAnsi="Calibri" w:cs="Calibri"/>
          <w:sz w:val="22"/>
          <w:szCs w:val="22"/>
        </w:rPr>
        <w:pPrChange w:id="45" w:author="Paul Williams" w:date="2026-08-16T19:53:00Z">
          <w:pPr>
            <w:spacing w:afterLines="60" w:after="144" w:line="216" w:lineRule="auto"/>
            <w:jc w:val="both"/>
          </w:pPr>
        </w:pPrChange>
      </w:pPr>
      <w:r w:rsidRPr="009F68F8">
        <w:rPr>
          <w:rFonts w:ascii="Calibri" w:hAnsi="Calibri" w:cs="Calibri"/>
          <w:b/>
          <w:sz w:val="22"/>
          <w:szCs w:val="22"/>
          <w:rPrChange w:id="46" w:author="Paul Williams" w:date="2026-08-16T19:54:00Z">
            <w:rPr>
              <w:rFonts w:ascii="Calibri" w:hAnsi="Calibri" w:cs="Calibri"/>
              <w:sz w:val="22"/>
              <w:szCs w:val="22"/>
            </w:rPr>
          </w:rPrChange>
        </w:rPr>
        <w:t>O2</w:t>
      </w:r>
      <w:ins w:id="47" w:author="Paul Williams" w:date="2026-08-16T19:51:00Z">
        <w:r w:rsidR="00762469">
          <w:rPr>
            <w:rFonts w:ascii="Calibri" w:hAnsi="Calibri" w:cs="Calibri"/>
            <w:sz w:val="22"/>
            <w:szCs w:val="22"/>
          </w:rPr>
          <w:t xml:space="preserve">: To </w:t>
        </w:r>
      </w:ins>
      <w:del w:id="48" w:author="Paul Williams" w:date="2026-08-16T19:51:00Z">
        <w:r w:rsidRPr="000C71DD" w:rsidDel="00762469">
          <w:rPr>
            <w:rFonts w:ascii="Calibri" w:hAnsi="Calibri" w:cs="Calibri"/>
            <w:sz w:val="22"/>
            <w:szCs w:val="22"/>
          </w:rPr>
          <w:delText xml:space="preserve"> </w:delText>
        </w:r>
      </w:del>
      <w:r w:rsidRPr="000C71DD">
        <w:rPr>
          <w:rFonts w:ascii="Calibri" w:hAnsi="Calibri" w:cs="Calibri"/>
          <w:sz w:val="22"/>
          <w:szCs w:val="22"/>
        </w:rPr>
        <w:t>establish</w:t>
      </w:r>
      <w:del w:id="49" w:author="Paul Williams" w:date="2026-08-16T19:51:00Z">
        <w:r w:rsidRPr="000C71DD" w:rsidDel="00762469">
          <w:rPr>
            <w:rFonts w:ascii="Calibri" w:hAnsi="Calibri" w:cs="Calibri"/>
            <w:sz w:val="22"/>
            <w:szCs w:val="22"/>
          </w:rPr>
          <w:delText>es</w:delText>
        </w:r>
      </w:del>
      <w:r w:rsidRPr="000C71DD">
        <w:rPr>
          <w:rFonts w:ascii="Calibri" w:hAnsi="Calibri" w:cs="Calibri"/>
          <w:sz w:val="22"/>
          <w:szCs w:val="22"/>
        </w:rPr>
        <w:t xml:space="preserve"> the metric geometry on which </w:t>
      </w:r>
      <w:proofErr w:type="spellStart"/>
      <w:r w:rsidRPr="000C71DD">
        <w:rPr>
          <w:rFonts w:ascii="Calibri" w:hAnsi="Calibri" w:cs="Calibri"/>
          <w:sz w:val="22"/>
          <w:szCs w:val="22"/>
        </w:rPr>
        <w:t>Fréchet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 means and change-point statistics are defined. </w:t>
      </w:r>
    </w:p>
    <w:p w14:paraId="4506EC65" w14:textId="77777777" w:rsidR="00762469" w:rsidRDefault="001720EA" w:rsidP="00762469">
      <w:pPr>
        <w:jc w:val="both"/>
        <w:rPr>
          <w:ins w:id="50" w:author="Paul Williams" w:date="2026-08-16T19:51:00Z"/>
          <w:rFonts w:ascii="Calibri" w:hAnsi="Calibri" w:cs="Calibri"/>
          <w:sz w:val="22"/>
          <w:szCs w:val="22"/>
        </w:rPr>
        <w:pPrChange w:id="51" w:author="Paul Williams" w:date="2026-08-16T19:53:00Z">
          <w:pPr>
            <w:spacing w:afterLines="60" w:after="144" w:line="216" w:lineRule="auto"/>
            <w:jc w:val="both"/>
          </w:pPr>
        </w:pPrChange>
      </w:pPr>
      <w:r w:rsidRPr="009F68F8">
        <w:rPr>
          <w:rFonts w:ascii="Calibri" w:hAnsi="Calibri" w:cs="Calibri"/>
          <w:b/>
          <w:sz w:val="22"/>
          <w:szCs w:val="22"/>
          <w:rPrChange w:id="52" w:author="Paul Williams" w:date="2026-08-16T19:54:00Z">
            <w:rPr>
              <w:rFonts w:ascii="Calibri" w:hAnsi="Calibri" w:cs="Calibri"/>
              <w:sz w:val="22"/>
              <w:szCs w:val="22"/>
            </w:rPr>
          </w:rPrChange>
        </w:rPr>
        <w:t>O3</w:t>
      </w:r>
      <w:ins w:id="53" w:author="Paul Williams" w:date="2026-08-16T19:51:00Z">
        <w:r w:rsidR="00762469">
          <w:rPr>
            <w:rFonts w:ascii="Calibri" w:hAnsi="Calibri" w:cs="Calibri"/>
            <w:sz w:val="22"/>
            <w:szCs w:val="22"/>
          </w:rPr>
          <w:t xml:space="preserve">: To </w:t>
        </w:r>
      </w:ins>
      <w:del w:id="54" w:author="Paul Williams" w:date="2026-08-16T19:51:00Z">
        <w:r w:rsidRPr="000C71DD" w:rsidDel="00762469">
          <w:rPr>
            <w:rFonts w:ascii="Calibri" w:hAnsi="Calibri" w:cs="Calibri"/>
            <w:sz w:val="22"/>
            <w:szCs w:val="22"/>
          </w:rPr>
          <w:delText xml:space="preserve"> </w:delText>
        </w:r>
      </w:del>
      <w:r w:rsidRPr="000C71DD">
        <w:rPr>
          <w:rFonts w:ascii="Calibri" w:hAnsi="Calibri" w:cs="Calibri"/>
          <w:sz w:val="22"/>
          <w:szCs w:val="22"/>
        </w:rPr>
        <w:t>deliver</w:t>
      </w:r>
      <w:del w:id="55" w:author="Paul Williams" w:date="2026-08-16T19:51:00Z">
        <w:r w:rsidRPr="000C71DD" w:rsidDel="00762469">
          <w:rPr>
            <w:rFonts w:ascii="Calibri" w:hAnsi="Calibri" w:cs="Calibri"/>
            <w:sz w:val="22"/>
            <w:szCs w:val="22"/>
          </w:rPr>
          <w:delText>s</w:delText>
        </w:r>
      </w:del>
      <w:r w:rsidRPr="000C71DD">
        <w:rPr>
          <w:rFonts w:ascii="Calibri" w:hAnsi="Calibri" w:cs="Calibri"/>
          <w:sz w:val="22"/>
          <w:szCs w:val="22"/>
        </w:rPr>
        <w:t xml:space="preserve"> the principal theoretical advance, </w:t>
      </w:r>
      <w:commentRangeStart w:id="56"/>
      <w:r w:rsidRPr="000C71DD">
        <w:rPr>
          <w:rFonts w:ascii="Calibri" w:hAnsi="Calibri" w:cs="Calibri"/>
          <w:sz w:val="22"/>
          <w:szCs w:val="22"/>
        </w:rPr>
        <w:t>and depends mathematically on both</w:t>
      </w:r>
      <w:commentRangeEnd w:id="56"/>
      <w:r w:rsidR="009F68F8">
        <w:rPr>
          <w:rStyle w:val="CommentReference"/>
        </w:rPr>
        <w:commentReference w:id="56"/>
      </w:r>
      <w:r w:rsidRPr="000C71DD">
        <w:rPr>
          <w:rFonts w:ascii="Calibri" w:hAnsi="Calibri" w:cs="Calibri"/>
          <w:sz w:val="22"/>
          <w:szCs w:val="22"/>
        </w:rPr>
        <w:t xml:space="preserve">: it establishes conditions for the existence and uniqueness of </w:t>
      </w:r>
      <w:proofErr w:type="spellStart"/>
      <w:r w:rsidRPr="000C71DD">
        <w:rPr>
          <w:rFonts w:ascii="Calibri" w:hAnsi="Calibri" w:cs="Calibri"/>
          <w:sz w:val="22"/>
          <w:szCs w:val="22"/>
        </w:rPr>
        <w:t>Fréchet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 mean trajectories for time-evolving topological summaries under dependent competitive dynamics, and derives Wasserstein-stability bounds for landscape-valued change-point statistics under temporal dependence. </w:t>
      </w:r>
    </w:p>
    <w:p w14:paraId="3CDACED1" w14:textId="2655CF85" w:rsidR="001720EA" w:rsidRPr="000C71DD" w:rsidRDefault="001720EA" w:rsidP="00B070A0">
      <w:pPr>
        <w:spacing w:afterLines="30" w:after="72" w:line="216" w:lineRule="auto"/>
        <w:jc w:val="both"/>
        <w:rPr>
          <w:rFonts w:ascii="Calibri" w:hAnsi="Calibri" w:cs="Calibri"/>
          <w:sz w:val="22"/>
          <w:szCs w:val="22"/>
        </w:rPr>
        <w:pPrChange w:id="57" w:author="Paul Williams" w:date="2026-08-17T11:08:00Z">
          <w:pPr>
            <w:spacing w:afterLines="60" w:after="144" w:line="216" w:lineRule="auto"/>
            <w:jc w:val="both"/>
          </w:pPr>
        </w:pPrChange>
      </w:pPr>
      <w:r w:rsidRPr="000C71DD">
        <w:rPr>
          <w:rFonts w:ascii="Calibri" w:hAnsi="Calibri" w:cs="Calibri"/>
          <w:sz w:val="22"/>
          <w:szCs w:val="22"/>
        </w:rPr>
        <w:lastRenderedPageBreak/>
        <w:t>Together, these results extend statistical topology [6,8,9] to non-exchangeable, multi-scale competitive systems, the class defined in §1.</w:t>
      </w:r>
    </w:p>
    <w:p w14:paraId="313D0271" w14:textId="77777777" w:rsidR="001720EA" w:rsidRPr="000C71DD" w:rsidRDefault="001720EA" w:rsidP="009F68F8">
      <w:pPr>
        <w:jc w:val="both"/>
        <w:rPr>
          <w:rFonts w:ascii="Calibri" w:hAnsi="Calibri" w:cs="Calibri"/>
          <w:b/>
          <w:bCs/>
          <w:sz w:val="22"/>
          <w:szCs w:val="22"/>
        </w:rPr>
        <w:pPrChange w:id="58" w:author="Paul Williams" w:date="2026-08-16T19:56:00Z">
          <w:pPr>
            <w:spacing w:line="216" w:lineRule="auto"/>
            <w:jc w:val="both"/>
          </w:pPr>
        </w:pPrChange>
      </w:pPr>
      <w:r w:rsidRPr="000C71DD">
        <w:rPr>
          <w:rFonts w:ascii="Calibri" w:hAnsi="Calibri" w:cs="Calibri"/>
          <w:b/>
          <w:bCs/>
          <w:sz w:val="22"/>
          <w:szCs w:val="22"/>
        </w:rPr>
        <w:t>4.  Timeliness, Need and Opportunity</w:t>
      </w:r>
    </w:p>
    <w:p w14:paraId="0C936CB7" w14:textId="77777777" w:rsidR="001720EA" w:rsidRPr="000C71DD" w:rsidRDefault="001720EA" w:rsidP="009F68F8">
      <w:pPr>
        <w:jc w:val="both"/>
        <w:rPr>
          <w:rFonts w:ascii="Calibri" w:hAnsi="Calibri" w:cs="Calibri"/>
          <w:sz w:val="22"/>
          <w:szCs w:val="22"/>
        </w:rPr>
        <w:pPrChange w:id="59" w:author="Paul Williams" w:date="2026-08-16T19:56:00Z">
          <w:pPr>
            <w:spacing w:line="216" w:lineRule="auto"/>
            <w:jc w:val="both"/>
          </w:pPr>
        </w:pPrChange>
      </w:pPr>
      <w:r w:rsidRPr="000C71DD">
        <w:rPr>
          <w:rFonts w:ascii="Calibri" w:hAnsi="Calibri" w:cs="Calibri"/>
          <w:b/>
          <w:bCs/>
          <w:i/>
          <w:iCs/>
          <w:sz w:val="22"/>
          <w:szCs w:val="22"/>
        </w:rPr>
        <w:t>Timeliness</w:t>
      </w:r>
      <w:r w:rsidRPr="000C71DD">
        <w:rPr>
          <w:rFonts w:ascii="Calibri" w:hAnsi="Calibri" w:cs="Calibri"/>
          <w:sz w:val="22"/>
          <w:szCs w:val="22"/>
        </w:rPr>
        <w:t xml:space="preserve">. Two developments have converged to make this project possible now. Multi-scale topology and statistical comparison tools have reached maturity [4,6,8,9]. Scalable computation now supports rigorous analysis of high-frequency interaction data at population scale (§8). Together, these create conditions for mathematical inquiry into competitive collective systems that did not </w:t>
      </w:r>
      <w:commentRangeStart w:id="60"/>
      <w:r w:rsidRPr="000C71DD">
        <w:rPr>
          <w:rFonts w:ascii="Calibri" w:hAnsi="Calibri" w:cs="Calibri"/>
          <w:sz w:val="22"/>
          <w:szCs w:val="22"/>
        </w:rPr>
        <w:t>exist a decade ago.</w:t>
      </w:r>
      <w:commentRangeEnd w:id="60"/>
      <w:r w:rsidR="009F68F8">
        <w:rPr>
          <w:rStyle w:val="CommentReference"/>
        </w:rPr>
        <w:commentReference w:id="60"/>
      </w:r>
    </w:p>
    <w:p w14:paraId="0EBE5CC9" w14:textId="77777777" w:rsidR="001720EA" w:rsidRPr="000C71DD" w:rsidRDefault="001720EA" w:rsidP="00B070A0">
      <w:pPr>
        <w:spacing w:afterLines="30" w:after="72"/>
        <w:jc w:val="both"/>
        <w:rPr>
          <w:rFonts w:ascii="Calibri" w:hAnsi="Calibri" w:cs="Calibri"/>
          <w:sz w:val="22"/>
          <w:szCs w:val="22"/>
        </w:rPr>
        <w:pPrChange w:id="61" w:author="Paul Williams" w:date="2026-08-17T11:08:00Z">
          <w:pPr>
            <w:spacing w:afterLines="60" w:after="144" w:line="216" w:lineRule="auto"/>
            <w:jc w:val="both"/>
          </w:pPr>
        </w:pPrChange>
      </w:pPr>
      <w:r w:rsidRPr="000C71DD">
        <w:rPr>
          <w:rFonts w:ascii="Calibri" w:hAnsi="Calibri" w:cs="Calibri"/>
          <w:b/>
          <w:bCs/>
          <w:i/>
          <w:iCs/>
          <w:sz w:val="22"/>
          <w:szCs w:val="22"/>
        </w:rPr>
        <w:t>Need</w:t>
      </w:r>
      <w:r w:rsidRPr="000C71DD">
        <w:rPr>
          <w:rFonts w:ascii="Calibri" w:hAnsi="Calibri" w:cs="Calibri"/>
          <w:sz w:val="22"/>
          <w:szCs w:val="22"/>
        </w:rPr>
        <w:t xml:space="preserve">. The mathematical gap is specific. No validated statistical-topology workflow exists for systems in which observations are generated by continuous competitive interaction (§1). Existing inference methods provide theoretical guarantees only in static, single-scale or exchangeable settings. As data on competitive interacting systems become increasingly available, this theoretical gap limits the ability to characterise structural uncertainty and detect organisational transitions. </w:t>
      </w:r>
      <w:r w:rsidRPr="000C71DD">
        <w:rPr>
          <w:rFonts w:ascii="Calibri" w:hAnsi="Calibri" w:cs="Calibri"/>
          <w:b/>
          <w:bCs/>
          <w:i/>
          <w:iCs/>
          <w:sz w:val="22"/>
          <w:szCs w:val="22"/>
        </w:rPr>
        <w:t>Opportunity</w:t>
      </w:r>
      <w:r w:rsidRPr="000C71DD">
        <w:rPr>
          <w:rFonts w:ascii="Calibri" w:hAnsi="Calibri" w:cs="Calibri"/>
          <w:sz w:val="22"/>
          <w:szCs w:val="22"/>
        </w:rPr>
        <w:t>. Professional football provides an exceptionally well-observed experimental platform for the study of adversarial geometry in bounded competitive systems. All agents are continuously tracked within strict spatial boundaries, generating high-frequency, fully labelled data at population scale. The resulting framework generalises to any bounded competitive system once interaction lengths are re-derived.</w:t>
      </w:r>
    </w:p>
    <w:p w14:paraId="37FA3641" w14:textId="77777777" w:rsidR="001720EA" w:rsidRPr="000C71DD" w:rsidRDefault="001720EA" w:rsidP="00B77E64">
      <w:pPr>
        <w:jc w:val="both"/>
        <w:rPr>
          <w:rFonts w:ascii="Calibri" w:hAnsi="Calibri" w:cs="Calibri"/>
          <w:b/>
          <w:bCs/>
          <w:sz w:val="22"/>
          <w:szCs w:val="22"/>
        </w:rPr>
        <w:pPrChange w:id="62" w:author="Paul Williams" w:date="2026-08-16T19:59:00Z">
          <w:pPr>
            <w:spacing w:line="216" w:lineRule="auto"/>
            <w:jc w:val="both"/>
          </w:pPr>
        </w:pPrChange>
      </w:pPr>
      <w:r w:rsidRPr="000C71DD">
        <w:rPr>
          <w:rFonts w:ascii="Calibri" w:hAnsi="Calibri" w:cs="Calibri"/>
          <w:b/>
          <w:bCs/>
          <w:sz w:val="22"/>
          <w:szCs w:val="22"/>
        </w:rPr>
        <w:t>5.  Impact</w:t>
      </w:r>
    </w:p>
    <w:p w14:paraId="7892ADDA" w14:textId="77777777" w:rsidR="00B77E64" w:rsidRDefault="001720EA" w:rsidP="00B77E64">
      <w:pPr>
        <w:jc w:val="both"/>
        <w:rPr>
          <w:ins w:id="63" w:author="Paul Williams" w:date="2026-08-16T19:59:00Z"/>
          <w:rFonts w:ascii="Calibri" w:hAnsi="Calibri" w:cs="Calibri"/>
          <w:sz w:val="22"/>
          <w:szCs w:val="22"/>
        </w:rPr>
        <w:pPrChange w:id="64" w:author="Paul Williams" w:date="2026-08-16T19:59:00Z">
          <w:pPr>
            <w:spacing w:line="216" w:lineRule="auto"/>
            <w:jc w:val="both"/>
          </w:pPr>
        </w:pPrChange>
      </w:pPr>
      <w:r w:rsidRPr="00B77E64">
        <w:rPr>
          <w:rFonts w:ascii="Calibri" w:hAnsi="Calibri" w:cs="Calibri"/>
          <w:bCs/>
          <w:i/>
          <w:iCs/>
          <w:sz w:val="22"/>
          <w:szCs w:val="22"/>
          <w:u w:val="single"/>
          <w:rPrChange w:id="65" w:author="Paul Williams" w:date="2026-08-16T20:00:00Z">
            <w:rPr>
              <w:rFonts w:ascii="Calibri" w:hAnsi="Calibri" w:cs="Calibri"/>
              <w:b/>
              <w:bCs/>
              <w:i/>
              <w:iCs/>
              <w:sz w:val="22"/>
              <w:szCs w:val="22"/>
            </w:rPr>
          </w:rPrChange>
        </w:rPr>
        <w:t>Mathematical</w:t>
      </w:r>
      <w:ins w:id="66" w:author="Paul Williams" w:date="2026-08-16T19:59:00Z">
        <w:r w:rsidR="00B77E64">
          <w:rPr>
            <w:rFonts w:ascii="Calibri" w:hAnsi="Calibri" w:cs="Calibri"/>
            <w:b/>
            <w:bCs/>
            <w:i/>
            <w:iCs/>
            <w:sz w:val="22"/>
            <w:szCs w:val="22"/>
          </w:rPr>
          <w:t xml:space="preserve">: </w:t>
        </w:r>
      </w:ins>
      <w:del w:id="67" w:author="Paul Williams" w:date="2026-08-16T19:59:00Z">
        <w:r w:rsidRPr="000C71DD" w:rsidDel="00B77E64">
          <w:rPr>
            <w:rFonts w:ascii="Calibri" w:hAnsi="Calibri" w:cs="Calibri"/>
            <w:b/>
            <w:bCs/>
            <w:i/>
            <w:iCs/>
            <w:sz w:val="22"/>
            <w:szCs w:val="22"/>
          </w:rPr>
          <w:delText xml:space="preserve"> impact</w:delText>
        </w:r>
        <w:r w:rsidRPr="000C71DD" w:rsidDel="00B77E64">
          <w:rPr>
            <w:rFonts w:ascii="Calibri" w:hAnsi="Calibri" w:cs="Calibri"/>
            <w:i/>
            <w:iCs/>
            <w:sz w:val="22"/>
            <w:szCs w:val="22"/>
          </w:rPr>
          <w:delText>.</w:delText>
        </w:r>
        <w:r w:rsidRPr="000C71DD" w:rsidDel="00B77E64">
          <w:rPr>
            <w:rFonts w:ascii="Calibri" w:hAnsi="Calibri" w:cs="Calibri"/>
            <w:sz w:val="22"/>
            <w:szCs w:val="22"/>
          </w:rPr>
          <w:delText xml:space="preserve"> </w:delText>
        </w:r>
      </w:del>
      <w:r w:rsidRPr="000C71DD">
        <w:rPr>
          <w:rFonts w:ascii="Calibri" w:hAnsi="Calibri" w:cs="Calibri"/>
          <w:sz w:val="22"/>
          <w:szCs w:val="22"/>
        </w:rPr>
        <w:t xml:space="preserve">The primary contribution is new statistical-topology theory for dependent competitive systems. The mean-path and Wasserstein-stability results extend current foundations [6,8] to sequential adversarial dynamics. Both theorems are instantiated in an open-source library for competitive point-cloud analysis, supporting reproducible research and wider adoption. </w:t>
      </w:r>
      <w:r w:rsidRPr="000C71DD">
        <w:rPr>
          <w:rFonts w:ascii="Calibri" w:hAnsi="Calibri" w:cs="Calibri"/>
          <w:b/>
          <w:bCs/>
          <w:i/>
          <w:iCs/>
          <w:sz w:val="22"/>
          <w:szCs w:val="22"/>
        </w:rPr>
        <w:t>National importance</w:t>
      </w:r>
      <w:r w:rsidRPr="000C71DD">
        <w:rPr>
          <w:rFonts w:ascii="Calibri" w:hAnsi="Calibri" w:cs="Calibri"/>
          <w:sz w:val="22"/>
          <w:szCs w:val="22"/>
        </w:rPr>
        <w:t xml:space="preserve">. UK groups lead internationally in statistical topology [6,8] and stochastic geometry, yet current methods remain confined to static or exchangeable settings. Dependent competitive dynamics represent a theoretical frontier across three disciplines: statistical TDA, spatial point processes and sequential inference on abstract metric spaces. In each, theory currently lags data availability. </w:t>
      </w:r>
      <w:r w:rsidRPr="00B77E64">
        <w:rPr>
          <w:rFonts w:ascii="Calibri" w:hAnsi="Calibri" w:cs="Calibri"/>
          <w:sz w:val="22"/>
          <w:szCs w:val="22"/>
          <w:u w:val="single"/>
          <w:rPrChange w:id="68" w:author="Paul Williams" w:date="2026-08-16T19:59:00Z">
            <w:rPr>
              <w:rFonts w:ascii="Calibri" w:hAnsi="Calibri" w:cs="Calibri"/>
              <w:sz w:val="22"/>
              <w:szCs w:val="22"/>
            </w:rPr>
          </w:rPrChange>
        </w:rPr>
        <w:t>This project develops UK capability at that frontier.</w:t>
      </w:r>
      <w:r w:rsidRPr="000C71DD">
        <w:rPr>
          <w:rFonts w:ascii="Calibri" w:hAnsi="Calibri" w:cs="Calibri"/>
          <w:sz w:val="22"/>
          <w:szCs w:val="22"/>
        </w:rPr>
        <w:t xml:space="preserve"> </w:t>
      </w:r>
      <w:ins w:id="69" w:author="Paul Williams" w:date="2026-08-16T19:59:00Z">
        <w:r w:rsidR="00B77E64">
          <w:rPr>
            <w:rFonts w:ascii="Calibri" w:hAnsi="Calibri" w:cs="Calibri"/>
            <w:sz w:val="22"/>
            <w:szCs w:val="22"/>
          </w:rPr>
          <w:t xml:space="preserve"> </w:t>
        </w:r>
      </w:ins>
      <w:r w:rsidRPr="000C71DD">
        <w:rPr>
          <w:rFonts w:ascii="Calibri" w:hAnsi="Calibri" w:cs="Calibri"/>
          <w:sz w:val="22"/>
          <w:szCs w:val="22"/>
        </w:rPr>
        <w:t xml:space="preserve">It aligns with EPSRC priorities in mathematical sciences, AI-enabled modelling and complex systems. </w:t>
      </w:r>
    </w:p>
    <w:p w14:paraId="3E57E487" w14:textId="77777777" w:rsidR="00B77E64" w:rsidRDefault="001720EA" w:rsidP="00B77E64">
      <w:pPr>
        <w:jc w:val="both"/>
        <w:rPr>
          <w:ins w:id="70" w:author="Paul Williams" w:date="2026-08-16T20:00:00Z"/>
          <w:rFonts w:ascii="Calibri" w:hAnsi="Calibri" w:cs="Calibri"/>
          <w:sz w:val="22"/>
          <w:szCs w:val="22"/>
        </w:rPr>
        <w:pPrChange w:id="71" w:author="Paul Williams" w:date="2026-08-16T19:59:00Z">
          <w:pPr>
            <w:spacing w:line="216" w:lineRule="auto"/>
            <w:jc w:val="both"/>
          </w:pPr>
        </w:pPrChange>
      </w:pPr>
      <w:r w:rsidRPr="00B77E64">
        <w:rPr>
          <w:rFonts w:ascii="Calibri" w:hAnsi="Calibri" w:cs="Calibri"/>
          <w:i/>
          <w:sz w:val="22"/>
          <w:szCs w:val="22"/>
          <w:u w:val="single"/>
          <w:rPrChange w:id="72" w:author="Paul Williams" w:date="2026-08-16T20:00:00Z">
            <w:rPr>
              <w:rFonts w:ascii="Calibri" w:hAnsi="Calibri" w:cs="Calibri"/>
              <w:sz w:val="22"/>
              <w:szCs w:val="22"/>
            </w:rPr>
          </w:rPrChange>
        </w:rPr>
        <w:t>Economic and industry</w:t>
      </w:r>
      <w:ins w:id="73" w:author="Paul Williams" w:date="2026-08-16T20:00:00Z">
        <w:r w:rsidR="00B77E64">
          <w:rPr>
            <w:rFonts w:ascii="Calibri" w:hAnsi="Calibri" w:cs="Calibri"/>
            <w:sz w:val="22"/>
            <w:szCs w:val="22"/>
          </w:rPr>
          <w:t xml:space="preserve">: </w:t>
        </w:r>
      </w:ins>
      <w:del w:id="74" w:author="Paul Williams" w:date="2026-08-16T20:00:00Z">
        <w:r w:rsidRPr="000C71DD" w:rsidDel="00B77E64">
          <w:rPr>
            <w:rFonts w:ascii="Calibri" w:hAnsi="Calibri" w:cs="Calibri"/>
            <w:sz w:val="22"/>
            <w:szCs w:val="22"/>
          </w:rPr>
          <w:delText xml:space="preserve"> impact. </w:delText>
        </w:r>
      </w:del>
      <w:r w:rsidRPr="000C71DD">
        <w:rPr>
          <w:rFonts w:ascii="Calibri" w:hAnsi="Calibri" w:cs="Calibri"/>
          <w:sz w:val="22"/>
          <w:szCs w:val="22"/>
        </w:rPr>
        <w:t xml:space="preserve">Co-developed with Swansea City AFC and </w:t>
      </w:r>
      <w:proofErr w:type="spellStart"/>
      <w:r w:rsidRPr="000C71DD">
        <w:rPr>
          <w:rFonts w:ascii="Calibri" w:hAnsi="Calibri" w:cs="Calibri"/>
          <w:sz w:val="22"/>
          <w:szCs w:val="22"/>
        </w:rPr>
        <w:t>StatsBomb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, the project delivers practitioner outputs unavailable from conventional geometric measures. </w:t>
      </w:r>
    </w:p>
    <w:p w14:paraId="15002E0A" w14:textId="3E2720AB" w:rsidR="001720EA" w:rsidRPr="000C71DD" w:rsidRDefault="001720EA" w:rsidP="00B77E64">
      <w:pPr>
        <w:jc w:val="both"/>
        <w:rPr>
          <w:rFonts w:ascii="Calibri" w:hAnsi="Calibri" w:cs="Calibri"/>
          <w:sz w:val="22"/>
          <w:szCs w:val="22"/>
        </w:rPr>
        <w:pPrChange w:id="75" w:author="Paul Williams" w:date="2026-08-16T19:59:00Z">
          <w:pPr>
            <w:spacing w:line="216" w:lineRule="auto"/>
            <w:jc w:val="both"/>
          </w:pPr>
        </w:pPrChange>
      </w:pPr>
      <w:r w:rsidRPr="00B77E64">
        <w:rPr>
          <w:rFonts w:ascii="Calibri" w:hAnsi="Calibri" w:cs="Calibri"/>
          <w:bCs/>
          <w:i/>
          <w:iCs/>
          <w:sz w:val="22"/>
          <w:szCs w:val="22"/>
          <w:u w:val="single"/>
          <w:rPrChange w:id="76" w:author="Paul Williams" w:date="2026-08-16T20:00:00Z">
            <w:rPr>
              <w:rFonts w:ascii="Calibri" w:hAnsi="Calibri" w:cs="Calibri"/>
              <w:b/>
              <w:bCs/>
              <w:i/>
              <w:iCs/>
              <w:sz w:val="22"/>
              <w:szCs w:val="22"/>
            </w:rPr>
          </w:rPrChange>
        </w:rPr>
        <w:t>Stepping-stone</w:t>
      </w:r>
      <w:r w:rsidRPr="000C71DD">
        <w:rPr>
          <w:rFonts w:ascii="Calibri" w:hAnsi="Calibri" w:cs="Calibri"/>
          <w:b/>
          <w:bCs/>
          <w:i/>
          <w:iCs/>
          <w:sz w:val="22"/>
          <w:szCs w:val="22"/>
        </w:rPr>
        <w:t>.</w:t>
      </w:r>
      <w:r w:rsidRPr="000C71DD">
        <w:rPr>
          <w:rFonts w:ascii="Calibri" w:hAnsi="Calibri" w:cs="Calibri"/>
          <w:sz w:val="22"/>
          <w:szCs w:val="22"/>
        </w:rPr>
        <w:t xml:space="preserve"> Th</w:t>
      </w:r>
      <w:ins w:id="77" w:author="Paul Williams" w:date="2026-08-16T20:04:00Z">
        <w:r w:rsidR="00840A1C">
          <w:rPr>
            <w:rFonts w:ascii="Calibri" w:hAnsi="Calibri" w:cs="Calibri"/>
            <w:sz w:val="22"/>
            <w:szCs w:val="22"/>
          </w:rPr>
          <w:t>is</w:t>
        </w:r>
      </w:ins>
      <w:del w:id="78" w:author="Paul Williams" w:date="2026-08-16T20:04:00Z">
        <w:r w:rsidRPr="000C71DD" w:rsidDel="00840A1C">
          <w:rPr>
            <w:rFonts w:ascii="Calibri" w:hAnsi="Calibri" w:cs="Calibri"/>
            <w:sz w:val="22"/>
            <w:szCs w:val="22"/>
          </w:rPr>
          <w:delText>e</w:delText>
        </w:r>
      </w:del>
      <w:r w:rsidRPr="000C71DD">
        <w:rPr>
          <w:rFonts w:ascii="Calibri" w:hAnsi="Calibri" w:cs="Calibri"/>
          <w:sz w:val="22"/>
          <w:szCs w:val="22"/>
        </w:rPr>
        <w:t xml:space="preserve"> project prepares </w:t>
      </w:r>
      <w:ins w:id="79" w:author="Paul Williams" w:date="2026-08-16T20:02:00Z">
        <w:r w:rsidR="00840A1C">
          <w:rPr>
            <w:rFonts w:ascii="Calibri" w:hAnsi="Calibri" w:cs="Calibri"/>
            <w:sz w:val="22"/>
            <w:szCs w:val="22"/>
          </w:rPr>
          <w:t xml:space="preserve">the baseline for </w:t>
        </w:r>
      </w:ins>
      <w:r w:rsidRPr="000C71DD">
        <w:rPr>
          <w:rFonts w:ascii="Calibri" w:hAnsi="Calibri" w:cs="Calibri"/>
          <w:sz w:val="22"/>
          <w:szCs w:val="22"/>
        </w:rPr>
        <w:t xml:space="preserve">a follow-on </w:t>
      </w:r>
      <w:commentRangeStart w:id="80"/>
      <w:r w:rsidRPr="000C71DD">
        <w:rPr>
          <w:rFonts w:ascii="Calibri" w:hAnsi="Calibri" w:cs="Calibri"/>
          <w:sz w:val="22"/>
          <w:szCs w:val="22"/>
        </w:rPr>
        <w:t>Standard Grant</w:t>
      </w:r>
      <w:ins w:id="81" w:author="Paul Williams" w:date="2026-08-16T20:02:00Z">
        <w:r w:rsidR="00840A1C">
          <w:rPr>
            <w:rFonts w:ascii="Calibri" w:hAnsi="Calibri" w:cs="Calibri"/>
            <w:sz w:val="22"/>
            <w:szCs w:val="22"/>
          </w:rPr>
          <w:t xml:space="preserve">, </w:t>
        </w:r>
      </w:ins>
      <w:del w:id="82" w:author="Paul Williams" w:date="2026-08-16T20:02:00Z">
        <w:r w:rsidRPr="000C71DD" w:rsidDel="00840A1C">
          <w:rPr>
            <w:rFonts w:ascii="Calibri" w:hAnsi="Calibri" w:cs="Calibri"/>
            <w:sz w:val="22"/>
            <w:szCs w:val="22"/>
          </w:rPr>
          <w:delText xml:space="preserve"> </w:delText>
        </w:r>
      </w:del>
      <w:r w:rsidRPr="000C71DD">
        <w:rPr>
          <w:rFonts w:ascii="Calibri" w:hAnsi="Calibri" w:cs="Calibri"/>
          <w:sz w:val="22"/>
          <w:szCs w:val="22"/>
        </w:rPr>
        <w:t>extending the framework to broader classes of competitive systems</w:t>
      </w:r>
      <w:ins w:id="83" w:author="Paul Williams" w:date="2026-08-16T20:03:00Z">
        <w:r w:rsidR="00840A1C">
          <w:rPr>
            <w:rFonts w:ascii="Calibri" w:hAnsi="Calibri" w:cs="Calibri"/>
            <w:sz w:val="22"/>
            <w:szCs w:val="22"/>
          </w:rPr>
          <w:t xml:space="preserve"> including </w:t>
        </w:r>
      </w:ins>
      <w:del w:id="84" w:author="Paul Williams" w:date="2026-08-16T20:03:00Z">
        <w:r w:rsidRPr="000C71DD" w:rsidDel="00840A1C">
          <w:rPr>
            <w:rFonts w:ascii="Calibri" w:hAnsi="Calibri" w:cs="Calibri"/>
            <w:sz w:val="22"/>
            <w:szCs w:val="22"/>
          </w:rPr>
          <w:delText xml:space="preserve">. Post-grant pathways include </w:delText>
        </w:r>
      </w:del>
      <w:r w:rsidRPr="000C71DD">
        <w:rPr>
          <w:rFonts w:ascii="Calibri" w:hAnsi="Calibri" w:cs="Calibri"/>
          <w:sz w:val="22"/>
          <w:szCs w:val="22"/>
        </w:rPr>
        <w:t xml:space="preserve">tumour–immune competition </w:t>
      </w:r>
      <w:ins w:id="85" w:author="Paul Williams" w:date="2026-08-16T20:04:00Z">
        <w:r w:rsidR="00840A1C">
          <w:rPr>
            <w:rFonts w:ascii="Calibri" w:hAnsi="Calibri" w:cs="Calibri"/>
            <w:sz w:val="22"/>
            <w:szCs w:val="22"/>
          </w:rPr>
          <w:t xml:space="preserve">in collaboration with </w:t>
        </w:r>
      </w:ins>
      <w:del w:id="86" w:author="Paul Williams" w:date="2026-08-16T20:04:00Z">
        <w:r w:rsidRPr="000C71DD" w:rsidDel="00840A1C">
          <w:rPr>
            <w:rFonts w:ascii="Calibri" w:hAnsi="Calibri" w:cs="Calibri"/>
            <w:sz w:val="22"/>
            <w:szCs w:val="22"/>
          </w:rPr>
          <w:delText xml:space="preserve">with </w:delText>
        </w:r>
      </w:del>
      <w:ins w:id="87" w:author="Paul Williams" w:date="2026-08-16T20:04:00Z">
        <w:r w:rsidR="00840A1C">
          <w:rPr>
            <w:rFonts w:ascii="Calibri" w:hAnsi="Calibri" w:cs="Calibri"/>
            <w:sz w:val="22"/>
            <w:szCs w:val="22"/>
          </w:rPr>
          <w:t xml:space="preserve">this </w:t>
        </w:r>
      </w:ins>
      <w:ins w:id="88" w:author="Paul Williams" w:date="2026-08-16T20:03:00Z">
        <w:r w:rsidR="00840A1C">
          <w:rPr>
            <w:rFonts w:ascii="Calibri" w:hAnsi="Calibri" w:cs="Calibri"/>
            <w:sz w:val="22"/>
            <w:szCs w:val="22"/>
          </w:rPr>
          <w:t xml:space="preserve">project’s </w:t>
        </w:r>
      </w:ins>
      <w:r w:rsidRPr="000C71DD">
        <w:rPr>
          <w:rFonts w:ascii="Calibri" w:hAnsi="Calibri" w:cs="Calibri"/>
          <w:sz w:val="22"/>
          <w:szCs w:val="22"/>
        </w:rPr>
        <w:t>Co-I</w:t>
      </w:r>
      <w:ins w:id="89" w:author="Paul Williams" w:date="2026-08-16T20:03:00Z">
        <w:r w:rsidR="00840A1C">
          <w:rPr>
            <w:rFonts w:ascii="Calibri" w:hAnsi="Calibri" w:cs="Calibri"/>
            <w:sz w:val="22"/>
            <w:szCs w:val="22"/>
          </w:rPr>
          <w:t xml:space="preserve"> (</w:t>
        </w:r>
        <w:proofErr w:type="spellStart"/>
        <w:r w:rsidR="00840A1C">
          <w:rPr>
            <w:rFonts w:ascii="Calibri" w:hAnsi="Calibri" w:cs="Calibri"/>
            <w:sz w:val="22"/>
            <w:szCs w:val="22"/>
          </w:rPr>
          <w:t>Prof.</w:t>
        </w:r>
        <w:proofErr w:type="spellEnd"/>
        <w:r w:rsidR="00840A1C">
          <w:rPr>
            <w:rFonts w:ascii="Calibri" w:hAnsi="Calibri" w:cs="Calibri"/>
            <w:sz w:val="22"/>
            <w:szCs w:val="22"/>
          </w:rPr>
          <w:t xml:space="preserve"> </w:t>
        </w:r>
        <w:proofErr w:type="spellStart"/>
        <w:r w:rsidR="00840A1C">
          <w:rPr>
            <w:rFonts w:ascii="Calibri" w:hAnsi="Calibri" w:cs="Calibri"/>
            <w:sz w:val="22"/>
            <w:szCs w:val="22"/>
          </w:rPr>
          <w:t>Gibin</w:t>
        </w:r>
      </w:ins>
      <w:proofErr w:type="spellEnd"/>
      <w:r w:rsidRPr="000C71D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71DD">
        <w:rPr>
          <w:rFonts w:ascii="Calibri" w:hAnsi="Calibri" w:cs="Calibri"/>
          <w:sz w:val="22"/>
          <w:szCs w:val="22"/>
        </w:rPr>
        <w:t>Powathil</w:t>
      </w:r>
      <w:commentRangeEnd w:id="80"/>
      <w:proofErr w:type="spellEnd"/>
      <w:r w:rsidR="00840A1C">
        <w:rPr>
          <w:rStyle w:val="CommentReference"/>
        </w:rPr>
        <w:commentReference w:id="80"/>
      </w:r>
      <w:ins w:id="90" w:author="Paul Williams" w:date="2026-08-16T20:03:00Z">
        <w:r w:rsidR="00840A1C">
          <w:rPr>
            <w:rFonts w:ascii="Calibri" w:hAnsi="Calibri" w:cs="Calibri"/>
            <w:sz w:val="22"/>
            <w:szCs w:val="22"/>
          </w:rPr>
          <w:t>, Swansea University</w:t>
        </w:r>
      </w:ins>
      <w:r w:rsidRPr="000C71DD">
        <w:rPr>
          <w:rFonts w:ascii="Calibri" w:hAnsi="Calibri" w:cs="Calibri"/>
          <w:sz w:val="22"/>
          <w:szCs w:val="22"/>
        </w:rPr>
        <w:t>.</w:t>
      </w:r>
    </w:p>
    <w:p w14:paraId="42F2E19E" w14:textId="2C13D6F7" w:rsidR="001720EA" w:rsidRPr="000C71DD" w:rsidRDefault="001720EA" w:rsidP="00B070A0">
      <w:pPr>
        <w:spacing w:beforeLines="30" w:before="72"/>
        <w:jc w:val="both"/>
        <w:rPr>
          <w:rFonts w:ascii="Calibri" w:hAnsi="Calibri" w:cs="Calibri"/>
          <w:b/>
          <w:bCs/>
          <w:sz w:val="22"/>
          <w:szCs w:val="22"/>
        </w:rPr>
        <w:pPrChange w:id="91" w:author="Paul Williams" w:date="2026-08-17T11:08:00Z">
          <w:pPr>
            <w:spacing w:beforeLines="60" w:before="144" w:line="216" w:lineRule="auto"/>
            <w:jc w:val="both"/>
          </w:pPr>
        </w:pPrChange>
      </w:pPr>
      <w:r w:rsidRPr="000C71DD">
        <w:rPr>
          <w:rFonts w:ascii="Calibri" w:hAnsi="Calibri" w:cs="Calibri"/>
          <w:b/>
          <w:bCs/>
          <w:sz w:val="22"/>
          <w:szCs w:val="22"/>
        </w:rPr>
        <w:t>6.  B</w:t>
      </w:r>
      <w:del w:id="92" w:author="Paul Williams" w:date="2026-08-16T20:05:00Z">
        <w:r w:rsidRPr="000C71DD" w:rsidDel="00D17D41">
          <w:rPr>
            <w:rFonts w:ascii="Calibri" w:hAnsi="Calibri" w:cs="Calibri"/>
            <w:b/>
            <w:bCs/>
            <w:sz w:val="22"/>
            <w:szCs w:val="22"/>
          </w:rPr>
          <w:delText>enefits and B</w:delText>
        </w:r>
      </w:del>
      <w:r w:rsidRPr="000C71DD">
        <w:rPr>
          <w:rFonts w:ascii="Calibri" w:hAnsi="Calibri" w:cs="Calibri"/>
          <w:b/>
          <w:bCs/>
          <w:sz w:val="22"/>
          <w:szCs w:val="22"/>
        </w:rPr>
        <w:t>eneficiaries</w:t>
      </w:r>
    </w:p>
    <w:p w14:paraId="7AC635C6" w14:textId="20460FA1" w:rsidR="001720EA" w:rsidRPr="000C71DD" w:rsidRDefault="001720EA" w:rsidP="00D17D41">
      <w:pPr>
        <w:spacing w:afterLines="60" w:after="144"/>
        <w:jc w:val="both"/>
        <w:rPr>
          <w:rFonts w:ascii="Calibri" w:hAnsi="Calibri" w:cs="Calibri"/>
          <w:sz w:val="22"/>
          <w:szCs w:val="22"/>
        </w:rPr>
        <w:pPrChange w:id="93" w:author="Paul Williams" w:date="2026-08-16T20:05:00Z">
          <w:pPr>
            <w:spacing w:afterLines="60" w:after="144" w:line="216" w:lineRule="auto"/>
            <w:jc w:val="both"/>
          </w:pPr>
        </w:pPrChange>
      </w:pPr>
      <w:r w:rsidRPr="000C71DD">
        <w:rPr>
          <w:rFonts w:ascii="Calibri" w:hAnsi="Calibri" w:cs="Calibri"/>
          <w:sz w:val="22"/>
          <w:szCs w:val="22"/>
        </w:rPr>
        <w:t xml:space="preserve">The primary beneficiaries </w:t>
      </w:r>
      <w:commentRangeStart w:id="94"/>
      <w:r w:rsidRPr="000C71DD">
        <w:rPr>
          <w:rFonts w:ascii="Calibri" w:hAnsi="Calibri" w:cs="Calibri"/>
          <w:sz w:val="22"/>
          <w:szCs w:val="22"/>
        </w:rPr>
        <w:t>are researchers in topology, statistics and complex systems</w:t>
      </w:r>
      <w:commentRangeEnd w:id="94"/>
      <w:r w:rsidR="00D17D41">
        <w:rPr>
          <w:rStyle w:val="CommentReference"/>
        </w:rPr>
        <w:commentReference w:id="94"/>
      </w:r>
      <w:ins w:id="95" w:author="Paul Williams" w:date="2026-08-16T20:06:00Z">
        <w:r w:rsidR="00D17D41">
          <w:rPr>
            <w:rFonts w:ascii="Calibri" w:hAnsi="Calibri" w:cs="Calibri"/>
            <w:sz w:val="22"/>
            <w:szCs w:val="22"/>
          </w:rPr>
          <w:t xml:space="preserve">, who will </w:t>
        </w:r>
      </w:ins>
      <w:del w:id="96" w:author="Paul Williams" w:date="2026-08-16T20:06:00Z">
        <w:r w:rsidRPr="000C71DD" w:rsidDel="00D17D41">
          <w:rPr>
            <w:rFonts w:ascii="Calibri" w:hAnsi="Calibri" w:cs="Calibri"/>
            <w:sz w:val="22"/>
            <w:szCs w:val="22"/>
          </w:rPr>
          <w:delText xml:space="preserve">. They </w:delText>
        </w:r>
      </w:del>
      <w:r w:rsidRPr="000C71DD">
        <w:rPr>
          <w:rFonts w:ascii="Calibri" w:hAnsi="Calibri" w:cs="Calibri"/>
          <w:sz w:val="22"/>
          <w:szCs w:val="22"/>
        </w:rPr>
        <w:t>gain new theoretical foundations for inference on dependent spatial data and</w:t>
      </w:r>
      <w:ins w:id="97" w:author="Paul Williams" w:date="2026-08-16T20:06:00Z">
        <w:r w:rsidR="00D17D41">
          <w:rPr>
            <w:rFonts w:ascii="Calibri" w:hAnsi="Calibri" w:cs="Calibri"/>
            <w:sz w:val="22"/>
            <w:szCs w:val="22"/>
          </w:rPr>
          <w:t>,</w:t>
        </w:r>
      </w:ins>
      <w:r w:rsidRPr="000C71DD">
        <w:rPr>
          <w:rFonts w:ascii="Calibri" w:hAnsi="Calibri" w:cs="Calibri"/>
          <w:sz w:val="22"/>
          <w:szCs w:val="22"/>
        </w:rPr>
        <w:t xml:space="preserve"> an open-source library implementing the proposed methodology. Secondary beneficiaries are sports analytics researchers and practitioners, including </w:t>
      </w:r>
      <w:commentRangeStart w:id="98"/>
      <w:r w:rsidRPr="000C71DD">
        <w:rPr>
          <w:rFonts w:ascii="Calibri" w:hAnsi="Calibri" w:cs="Calibri"/>
          <w:sz w:val="22"/>
          <w:szCs w:val="22"/>
        </w:rPr>
        <w:t xml:space="preserve">Swansea City AFC and </w:t>
      </w:r>
      <w:proofErr w:type="spellStart"/>
      <w:r w:rsidRPr="000C71DD">
        <w:rPr>
          <w:rFonts w:ascii="Calibri" w:hAnsi="Calibri" w:cs="Calibri"/>
          <w:sz w:val="22"/>
          <w:szCs w:val="22"/>
        </w:rPr>
        <w:t>StatsBomb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, who </w:t>
      </w:r>
      <w:ins w:id="99" w:author="Paul Williams" w:date="2026-08-16T20:06:00Z">
        <w:r w:rsidR="00D17D41">
          <w:rPr>
            <w:rFonts w:ascii="Calibri" w:hAnsi="Calibri" w:cs="Calibri"/>
            <w:sz w:val="22"/>
            <w:szCs w:val="22"/>
          </w:rPr>
          <w:t xml:space="preserve">will </w:t>
        </w:r>
      </w:ins>
      <w:del w:id="100" w:author="Paul Williams" w:date="2026-08-16T20:07:00Z">
        <w:r w:rsidRPr="000C71DD" w:rsidDel="00D17D41">
          <w:rPr>
            <w:rFonts w:ascii="Calibri" w:hAnsi="Calibri" w:cs="Calibri"/>
            <w:sz w:val="22"/>
            <w:szCs w:val="22"/>
          </w:rPr>
          <w:delText xml:space="preserve">co-develop the framework and </w:delText>
        </w:r>
      </w:del>
      <w:r w:rsidRPr="000C71DD">
        <w:rPr>
          <w:rFonts w:ascii="Calibri" w:hAnsi="Calibri" w:cs="Calibri"/>
          <w:sz w:val="22"/>
          <w:szCs w:val="22"/>
        </w:rPr>
        <w:t xml:space="preserve">receive interpretable measures of collective organisation </w:t>
      </w:r>
      <w:ins w:id="101" w:author="Paul Williams" w:date="2026-08-16T20:06:00Z">
        <w:r w:rsidR="00D17D41">
          <w:rPr>
            <w:rFonts w:ascii="Calibri" w:hAnsi="Calibri" w:cs="Calibri"/>
            <w:sz w:val="22"/>
            <w:szCs w:val="22"/>
          </w:rPr>
          <w:t xml:space="preserve">that are </w:t>
        </w:r>
      </w:ins>
      <w:r w:rsidRPr="000C71DD">
        <w:rPr>
          <w:rFonts w:ascii="Calibri" w:hAnsi="Calibri" w:cs="Calibri"/>
          <w:sz w:val="22"/>
          <w:szCs w:val="22"/>
        </w:rPr>
        <w:t>unavailable from conventional geometry</w:t>
      </w:r>
      <w:commentRangeEnd w:id="98"/>
      <w:r w:rsidR="00C03B6D">
        <w:rPr>
          <w:rStyle w:val="CommentReference"/>
        </w:rPr>
        <w:commentReference w:id="98"/>
      </w:r>
      <w:r w:rsidRPr="000C71DD">
        <w:rPr>
          <w:rFonts w:ascii="Calibri" w:hAnsi="Calibri" w:cs="Calibri"/>
          <w:sz w:val="22"/>
          <w:szCs w:val="22"/>
        </w:rPr>
        <w:t xml:space="preserve">. Broader beneficiaries </w:t>
      </w:r>
      <w:ins w:id="102" w:author="Paul Williams" w:date="2026-08-16T20:07:00Z">
        <w:r w:rsidR="00D17D41">
          <w:rPr>
            <w:rFonts w:ascii="Calibri" w:hAnsi="Calibri" w:cs="Calibri"/>
            <w:sz w:val="22"/>
            <w:szCs w:val="22"/>
          </w:rPr>
          <w:t xml:space="preserve">- </w:t>
        </w:r>
      </w:ins>
      <w:r w:rsidRPr="000C71DD">
        <w:rPr>
          <w:rFonts w:ascii="Calibri" w:hAnsi="Calibri" w:cs="Calibri"/>
          <w:sz w:val="22"/>
          <w:szCs w:val="22"/>
        </w:rPr>
        <w:t xml:space="preserve">in autonomous coordination and biological competition </w:t>
      </w:r>
      <w:ins w:id="103" w:author="Paul Williams" w:date="2026-08-16T20:07:00Z">
        <w:r w:rsidR="00D17D41">
          <w:rPr>
            <w:rFonts w:ascii="Calibri" w:hAnsi="Calibri" w:cs="Calibri"/>
            <w:sz w:val="22"/>
            <w:szCs w:val="22"/>
          </w:rPr>
          <w:t xml:space="preserve">- </w:t>
        </w:r>
      </w:ins>
      <w:r w:rsidRPr="000C71DD">
        <w:rPr>
          <w:rFonts w:ascii="Calibri" w:hAnsi="Calibri" w:cs="Calibri"/>
          <w:sz w:val="22"/>
          <w:szCs w:val="22"/>
        </w:rPr>
        <w:t xml:space="preserve">are addressed through the follow-on </w:t>
      </w:r>
      <w:ins w:id="104" w:author="Paul Williams" w:date="2026-08-16T20:07:00Z">
        <w:r w:rsidR="00D17D41">
          <w:rPr>
            <w:rFonts w:ascii="Calibri" w:hAnsi="Calibri" w:cs="Calibri"/>
            <w:sz w:val="22"/>
            <w:szCs w:val="22"/>
          </w:rPr>
          <w:t xml:space="preserve">EPSRC </w:t>
        </w:r>
      </w:ins>
      <w:r w:rsidRPr="000C71DD">
        <w:rPr>
          <w:rFonts w:ascii="Calibri" w:hAnsi="Calibri" w:cs="Calibri"/>
          <w:sz w:val="22"/>
          <w:szCs w:val="22"/>
        </w:rPr>
        <w:t>Standard Grant (§7, O4).</w:t>
      </w:r>
    </w:p>
    <w:p w14:paraId="2109E2CB" w14:textId="77777777" w:rsidR="001720EA" w:rsidRPr="000C71DD" w:rsidRDefault="001720EA" w:rsidP="001720EA">
      <w:pPr>
        <w:spacing w:line="21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0C71DD">
        <w:rPr>
          <w:rFonts w:ascii="Calibri" w:hAnsi="Calibri" w:cs="Calibri"/>
          <w:b/>
          <w:bCs/>
          <w:sz w:val="22"/>
          <w:szCs w:val="22"/>
        </w:rPr>
        <w:t>APPROACH</w:t>
      </w:r>
    </w:p>
    <w:p w14:paraId="134E54F3" w14:textId="77777777" w:rsidR="001720EA" w:rsidRPr="000C71DD" w:rsidRDefault="001720EA" w:rsidP="00E0132E">
      <w:pPr>
        <w:jc w:val="both"/>
        <w:rPr>
          <w:rFonts w:ascii="Calibri" w:hAnsi="Calibri" w:cs="Calibri"/>
          <w:b/>
          <w:bCs/>
          <w:sz w:val="22"/>
          <w:szCs w:val="22"/>
        </w:rPr>
        <w:pPrChange w:id="105" w:author="Paul Williams" w:date="2026-08-17T10:12:00Z">
          <w:pPr>
            <w:spacing w:line="216" w:lineRule="auto"/>
            <w:jc w:val="both"/>
          </w:pPr>
        </w:pPrChange>
      </w:pPr>
      <w:r w:rsidRPr="000C71DD">
        <w:rPr>
          <w:rFonts w:ascii="Calibri" w:hAnsi="Calibri" w:cs="Calibri"/>
          <w:b/>
          <w:bCs/>
          <w:sz w:val="22"/>
          <w:szCs w:val="22"/>
        </w:rPr>
        <w:t>7.  Research Design and Objectives</w:t>
      </w:r>
    </w:p>
    <w:p w14:paraId="3F1DA187" w14:textId="23F26174" w:rsidR="001720EA" w:rsidRPr="000C71DD" w:rsidRDefault="001720EA" w:rsidP="00E0132E">
      <w:pPr>
        <w:jc w:val="both"/>
        <w:rPr>
          <w:rFonts w:ascii="Calibri" w:hAnsi="Calibri" w:cs="Calibri"/>
          <w:sz w:val="22"/>
          <w:szCs w:val="22"/>
        </w:rPr>
        <w:pPrChange w:id="106" w:author="Paul Williams" w:date="2026-08-17T10:12:00Z">
          <w:pPr>
            <w:spacing w:line="216" w:lineRule="auto"/>
            <w:jc w:val="both"/>
          </w:pPr>
        </w:pPrChange>
      </w:pPr>
      <w:r w:rsidRPr="000C71DD">
        <w:rPr>
          <w:rFonts w:ascii="Calibri" w:hAnsi="Calibri" w:cs="Calibri"/>
          <w:b/>
          <w:bCs/>
          <w:i/>
          <w:iCs/>
          <w:sz w:val="22"/>
          <w:szCs w:val="22"/>
        </w:rPr>
        <w:t>Project structure</w:t>
      </w:r>
      <w:r w:rsidRPr="000C71DD">
        <w:rPr>
          <w:rFonts w:ascii="Calibri" w:hAnsi="Calibri" w:cs="Calibri"/>
          <w:sz w:val="22"/>
          <w:szCs w:val="22"/>
        </w:rPr>
        <w:t>. The PI (0.2 FTE) leads framework development, analysis and publication. Two Co-Investigators (</w:t>
      </w:r>
      <w:commentRangeStart w:id="107"/>
      <w:r w:rsidRPr="000C71DD">
        <w:rPr>
          <w:rFonts w:ascii="Calibri" w:hAnsi="Calibri" w:cs="Calibri"/>
          <w:sz w:val="22"/>
          <w:szCs w:val="22"/>
        </w:rPr>
        <w:t>0.</w:t>
      </w:r>
      <w:r w:rsidR="000C71DD" w:rsidRPr="000C71DD">
        <w:rPr>
          <w:rFonts w:ascii="Calibri" w:hAnsi="Calibri" w:cs="Calibri"/>
          <w:sz w:val="22"/>
          <w:szCs w:val="22"/>
        </w:rPr>
        <w:t>1</w:t>
      </w:r>
      <w:r w:rsidRPr="000C71DD">
        <w:rPr>
          <w:rFonts w:ascii="Calibri" w:hAnsi="Calibri" w:cs="Calibri"/>
          <w:sz w:val="22"/>
          <w:szCs w:val="22"/>
        </w:rPr>
        <w:t> FTE combined</w:t>
      </w:r>
      <w:commentRangeEnd w:id="107"/>
      <w:r w:rsidR="000C71DD" w:rsidRPr="000C71DD">
        <w:rPr>
          <w:rStyle w:val="CommentReference"/>
          <w:rFonts w:ascii="Calibri" w:hAnsi="Calibri" w:cs="Calibri"/>
          <w:sz w:val="22"/>
          <w:szCs w:val="22"/>
        </w:rPr>
        <w:commentReference w:id="107"/>
      </w:r>
      <w:r w:rsidRPr="000C71DD">
        <w:rPr>
          <w:rFonts w:ascii="Calibri" w:hAnsi="Calibri" w:cs="Calibri"/>
          <w:sz w:val="22"/>
          <w:szCs w:val="22"/>
        </w:rPr>
        <w:t xml:space="preserve">) provide statistical and domain expertise. A Research Associate (Months 2–10) implements the pipeline and conducts full-season analysis. Swansea City AFC and </w:t>
      </w:r>
      <w:proofErr w:type="spellStart"/>
      <w:r w:rsidRPr="000C71DD">
        <w:rPr>
          <w:rFonts w:ascii="Calibri" w:hAnsi="Calibri" w:cs="Calibri"/>
          <w:sz w:val="22"/>
          <w:szCs w:val="22"/>
        </w:rPr>
        <w:t>StatsBomb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 provide tracking data and tactical labels. </w:t>
      </w:r>
      <w:commentRangeStart w:id="108"/>
      <w:r w:rsidRPr="000C71DD">
        <w:rPr>
          <w:rFonts w:ascii="Calibri" w:hAnsi="Calibri" w:cs="Calibri"/>
          <w:b/>
          <w:bCs/>
          <w:i/>
          <w:iCs/>
          <w:sz w:val="22"/>
          <w:szCs w:val="22"/>
        </w:rPr>
        <w:t>Sample-size rationale</w:t>
      </w:r>
      <w:r w:rsidRPr="000C71DD">
        <w:rPr>
          <w:rFonts w:ascii="Calibri" w:hAnsi="Calibri" w:cs="Calibri"/>
          <w:sz w:val="22"/>
          <w:szCs w:val="22"/>
        </w:rPr>
        <w:t xml:space="preserve">. A full Championship season (≈540 matches) provides the precision and power required. </w:t>
      </w:r>
      <w:commentRangeEnd w:id="108"/>
      <w:r w:rsidR="00E0132E">
        <w:rPr>
          <w:rStyle w:val="CommentReference"/>
        </w:rPr>
        <w:commentReference w:id="108"/>
      </w:r>
      <w:r w:rsidRPr="000C71DD">
        <w:rPr>
          <w:rFonts w:ascii="Calibri" w:hAnsi="Calibri" w:cs="Calibri"/>
          <w:sz w:val="22"/>
          <w:szCs w:val="22"/>
        </w:rPr>
        <w:t xml:space="preserve">Approximately 32 matches per stratum yield a 95% CI half-width of 0.025 for loop presence; 180 matches per tactical class detect Cohen’s d ≥ 0.30 at 80% power (α = 0.05, </w:t>
      </w:r>
      <w:proofErr w:type="spellStart"/>
      <w:r w:rsidRPr="000C71DD">
        <w:rPr>
          <w:rFonts w:ascii="Calibri" w:hAnsi="Calibri" w:cs="Calibri"/>
          <w:sz w:val="22"/>
          <w:szCs w:val="22"/>
        </w:rPr>
        <w:t>Benjamini</w:t>
      </w:r>
      <w:proofErr w:type="spellEnd"/>
      <w:r w:rsidRPr="000C71DD">
        <w:rPr>
          <w:rFonts w:ascii="Calibri" w:hAnsi="Calibri" w:cs="Calibri"/>
          <w:sz w:val="22"/>
          <w:szCs w:val="22"/>
        </w:rPr>
        <w:t>–Hochberg FDR). A borderline pilot effect (p = 0.051) motivates season-scale replication.</w:t>
      </w:r>
    </w:p>
    <w:p w14:paraId="6ECA9B2C" w14:textId="76DF1F0A" w:rsidR="001720EA" w:rsidRPr="000C71DD" w:rsidRDefault="001720EA" w:rsidP="00E0132E">
      <w:pPr>
        <w:jc w:val="both"/>
        <w:rPr>
          <w:rFonts w:ascii="Calibri" w:hAnsi="Calibri" w:cs="Calibri"/>
          <w:sz w:val="22"/>
          <w:szCs w:val="22"/>
        </w:rPr>
        <w:pPrChange w:id="109" w:author="Paul Williams" w:date="2026-08-17T10:15:00Z">
          <w:pPr>
            <w:spacing w:afterLines="60" w:after="144" w:line="216" w:lineRule="auto"/>
            <w:jc w:val="both"/>
          </w:pPr>
        </w:pPrChange>
      </w:pPr>
      <w:commentRangeStart w:id="110"/>
      <w:commentRangeStart w:id="111"/>
      <w:r w:rsidRPr="000C71DD">
        <w:rPr>
          <w:rFonts w:ascii="Calibri" w:hAnsi="Calibri" w:cs="Calibri"/>
          <w:b/>
          <w:bCs/>
          <w:i/>
          <w:iCs/>
          <w:sz w:val="22"/>
          <w:szCs w:val="22"/>
        </w:rPr>
        <w:t>O1: Distributional properties (PI and RA, Months 1–7).</w:t>
      </w:r>
      <w:r w:rsidRPr="000C71DD">
        <w:rPr>
          <w:rFonts w:ascii="Calibri" w:hAnsi="Calibri" w:cs="Calibri"/>
          <w:sz w:val="22"/>
          <w:szCs w:val="22"/>
        </w:rPr>
        <w:t xml:space="preserve"> O1 establishes stable population-level behaviour and moment conditions for topological averaging. A 20-match validation batch tests cut</w:t>
      </w:r>
      <w:ins w:id="112" w:author="Paul Williams" w:date="2026-08-17T10:16:00Z">
        <w:r w:rsidR="00E0132E">
          <w:rPr>
            <w:rFonts w:ascii="Calibri" w:hAnsi="Calibri" w:cs="Calibri"/>
            <w:sz w:val="22"/>
            <w:szCs w:val="22"/>
          </w:rPr>
          <w:t>-</w:t>
        </w:r>
      </w:ins>
      <w:r w:rsidRPr="000C71DD">
        <w:rPr>
          <w:rFonts w:ascii="Calibri" w:hAnsi="Calibri" w:cs="Calibri"/>
          <w:sz w:val="22"/>
          <w:szCs w:val="22"/>
        </w:rPr>
        <w:t xml:space="preserve">off transferability; stability below 0.80 triggers re-derivation. </w:t>
      </w:r>
      <w:r w:rsidRPr="000C71DD">
        <w:rPr>
          <w:rFonts w:ascii="Calibri" w:hAnsi="Calibri" w:cs="Calibri"/>
          <w:b/>
          <w:bCs/>
          <w:sz w:val="22"/>
          <w:szCs w:val="22"/>
        </w:rPr>
        <w:t>Milestones</w:t>
      </w:r>
      <w:r w:rsidRPr="000C71DD">
        <w:rPr>
          <w:rFonts w:ascii="Calibri" w:hAnsi="Calibri" w:cs="Calibri"/>
          <w:sz w:val="22"/>
          <w:szCs w:val="22"/>
        </w:rPr>
        <w:t xml:space="preserve">: </w:t>
      </w:r>
      <w:ins w:id="113" w:author="Paul Williams" w:date="2026-08-17T10:16:00Z">
        <w:r w:rsidR="00E0132E">
          <w:rPr>
            <w:rFonts w:ascii="Calibri" w:hAnsi="Calibri" w:cs="Calibri"/>
            <w:sz w:val="22"/>
            <w:szCs w:val="22"/>
          </w:rPr>
          <w:t>C</w:t>
        </w:r>
      </w:ins>
      <w:del w:id="114" w:author="Paul Williams" w:date="2026-08-17T10:16:00Z">
        <w:r w:rsidRPr="000C71DD" w:rsidDel="00E0132E">
          <w:rPr>
            <w:rFonts w:ascii="Calibri" w:hAnsi="Calibri" w:cs="Calibri"/>
            <w:sz w:val="22"/>
            <w:szCs w:val="22"/>
          </w:rPr>
          <w:delText>c</w:delText>
        </w:r>
      </w:del>
      <w:r w:rsidRPr="000C71DD">
        <w:rPr>
          <w:rFonts w:ascii="Calibri" w:hAnsi="Calibri" w:cs="Calibri"/>
          <w:sz w:val="22"/>
          <w:szCs w:val="22"/>
        </w:rPr>
        <w:t>ut</w:t>
      </w:r>
      <w:ins w:id="115" w:author="Paul Williams" w:date="2026-08-17T10:16:00Z">
        <w:r w:rsidR="00E0132E">
          <w:rPr>
            <w:rFonts w:ascii="Calibri" w:hAnsi="Calibri" w:cs="Calibri"/>
            <w:sz w:val="22"/>
            <w:szCs w:val="22"/>
          </w:rPr>
          <w:t>-</w:t>
        </w:r>
      </w:ins>
      <w:r w:rsidRPr="000C71DD">
        <w:rPr>
          <w:rFonts w:ascii="Calibri" w:hAnsi="Calibri" w:cs="Calibri"/>
          <w:sz w:val="22"/>
          <w:szCs w:val="22"/>
        </w:rPr>
        <w:t xml:space="preserve">off gate </w:t>
      </w:r>
      <w:ins w:id="116" w:author="Paul Williams" w:date="2026-08-17T10:16:00Z">
        <w:r w:rsidR="00E0132E">
          <w:rPr>
            <w:rFonts w:ascii="Calibri" w:hAnsi="Calibri" w:cs="Calibri"/>
            <w:sz w:val="22"/>
            <w:szCs w:val="22"/>
          </w:rPr>
          <w:t>(</w:t>
        </w:r>
      </w:ins>
      <w:r w:rsidRPr="000C71DD">
        <w:rPr>
          <w:rFonts w:ascii="Calibri" w:hAnsi="Calibri" w:cs="Calibri"/>
          <w:b/>
          <w:bCs/>
          <w:i/>
          <w:iCs/>
          <w:sz w:val="22"/>
          <w:szCs w:val="22"/>
        </w:rPr>
        <w:t>Month 2</w:t>
      </w:r>
      <w:ins w:id="117" w:author="Paul Williams" w:date="2026-08-17T10:16:00Z">
        <w:r w:rsidR="00E0132E">
          <w:rPr>
            <w:rFonts w:ascii="Calibri" w:hAnsi="Calibri" w:cs="Calibri"/>
            <w:b/>
            <w:bCs/>
            <w:i/>
            <w:iCs/>
            <w:sz w:val="22"/>
            <w:szCs w:val="22"/>
          </w:rPr>
          <w:t>)</w:t>
        </w:r>
      </w:ins>
      <w:r w:rsidRPr="000C71DD">
        <w:rPr>
          <w:rFonts w:ascii="Calibri" w:hAnsi="Calibri" w:cs="Calibri"/>
          <w:sz w:val="22"/>
          <w:szCs w:val="22"/>
        </w:rPr>
        <w:t xml:space="preserve">; </w:t>
      </w:r>
      <w:ins w:id="118" w:author="Paul Williams" w:date="2026-08-17T10:16:00Z">
        <w:r w:rsidR="00E0132E">
          <w:rPr>
            <w:rFonts w:ascii="Calibri" w:hAnsi="Calibri" w:cs="Calibri"/>
            <w:sz w:val="22"/>
            <w:szCs w:val="22"/>
          </w:rPr>
          <w:t>B</w:t>
        </w:r>
      </w:ins>
      <w:del w:id="119" w:author="Paul Williams" w:date="2026-08-17T10:16:00Z">
        <w:r w:rsidRPr="000C71DD" w:rsidDel="00E0132E">
          <w:rPr>
            <w:rFonts w:ascii="Calibri" w:hAnsi="Calibri" w:cs="Calibri"/>
            <w:sz w:val="22"/>
            <w:szCs w:val="22"/>
          </w:rPr>
          <w:delText>b</w:delText>
        </w:r>
      </w:del>
      <w:r w:rsidRPr="000C71DD">
        <w:rPr>
          <w:rFonts w:ascii="Calibri" w:hAnsi="Calibri" w:cs="Calibri"/>
          <w:sz w:val="22"/>
          <w:szCs w:val="22"/>
        </w:rPr>
        <w:t xml:space="preserve">arcode database </w:t>
      </w:r>
      <w:ins w:id="120" w:author="Paul Williams" w:date="2026-08-17T10:16:00Z">
        <w:r w:rsidR="00E0132E">
          <w:rPr>
            <w:rFonts w:ascii="Calibri" w:hAnsi="Calibri" w:cs="Calibri"/>
            <w:sz w:val="22"/>
            <w:szCs w:val="22"/>
          </w:rPr>
          <w:t>(</w:t>
        </w:r>
      </w:ins>
      <w:r w:rsidRPr="000C71DD">
        <w:rPr>
          <w:rFonts w:ascii="Calibri" w:hAnsi="Calibri" w:cs="Calibri"/>
          <w:b/>
          <w:bCs/>
          <w:i/>
          <w:iCs/>
          <w:sz w:val="22"/>
          <w:szCs w:val="22"/>
        </w:rPr>
        <w:t>Month 7</w:t>
      </w:r>
      <w:ins w:id="121" w:author="Paul Williams" w:date="2026-08-17T10:16:00Z">
        <w:r w:rsidR="00E0132E">
          <w:rPr>
            <w:rFonts w:ascii="Calibri" w:hAnsi="Calibri" w:cs="Calibri"/>
            <w:b/>
            <w:bCs/>
            <w:i/>
            <w:iCs/>
            <w:sz w:val="22"/>
            <w:szCs w:val="22"/>
          </w:rPr>
          <w:t>)</w:t>
        </w:r>
      </w:ins>
      <w:r w:rsidRPr="000C71DD">
        <w:rPr>
          <w:rFonts w:ascii="Calibri" w:hAnsi="Calibri" w:cs="Calibri"/>
          <w:sz w:val="22"/>
          <w:szCs w:val="22"/>
        </w:rPr>
        <w:t>.</w:t>
      </w:r>
    </w:p>
    <w:p w14:paraId="6DAFCCBC" w14:textId="77777777" w:rsidR="001720EA" w:rsidRPr="000C71DD" w:rsidRDefault="001720EA" w:rsidP="00E0132E">
      <w:pPr>
        <w:jc w:val="both"/>
        <w:rPr>
          <w:rFonts w:ascii="Calibri" w:hAnsi="Calibri" w:cs="Calibri"/>
          <w:sz w:val="22"/>
          <w:szCs w:val="22"/>
        </w:rPr>
        <w:pPrChange w:id="122" w:author="Paul Williams" w:date="2026-08-17T10:15:00Z">
          <w:pPr>
            <w:spacing w:line="216" w:lineRule="auto"/>
            <w:jc w:val="both"/>
          </w:pPr>
        </w:pPrChange>
      </w:pPr>
      <w:r w:rsidRPr="000C71DD">
        <w:rPr>
          <w:rFonts w:ascii="Calibri" w:hAnsi="Calibri" w:cs="Calibri"/>
          <w:b/>
          <w:bCs/>
          <w:i/>
          <w:iCs/>
          <w:sz w:val="22"/>
          <w:szCs w:val="22"/>
        </w:rPr>
        <w:t>O2: Comparison geometry (PI, Months 6–9).</w:t>
      </w:r>
      <w:r w:rsidRPr="000C71DD">
        <w:rPr>
          <w:rFonts w:ascii="Calibri" w:hAnsi="Calibri" w:cs="Calibri"/>
          <w:sz w:val="22"/>
          <w:szCs w:val="22"/>
        </w:rPr>
        <w:t xml:space="preserve"> O2 quantifies distances between persistence-based summaries [6,8] to determine whether topological representations distinguish competitive states beyond conventional </w:t>
      </w:r>
      <w:r w:rsidRPr="000C71DD">
        <w:rPr>
          <w:rFonts w:ascii="Calibri" w:hAnsi="Calibri" w:cs="Calibri"/>
          <w:sz w:val="22"/>
          <w:szCs w:val="22"/>
        </w:rPr>
        <w:lastRenderedPageBreak/>
        <w:t xml:space="preserve">geometric descriptors. Success criteria: discriminable signatures for ≥3 configurations; FDR-corrected differences, p &lt; 0.05. </w:t>
      </w:r>
      <w:r w:rsidRPr="000C71DD">
        <w:rPr>
          <w:rFonts w:ascii="Calibri" w:hAnsi="Calibri" w:cs="Calibri"/>
          <w:b/>
          <w:bCs/>
          <w:sz w:val="22"/>
          <w:szCs w:val="22"/>
        </w:rPr>
        <w:t>Milestones</w:t>
      </w:r>
      <w:r w:rsidRPr="000C71DD">
        <w:rPr>
          <w:rFonts w:ascii="Calibri" w:hAnsi="Calibri" w:cs="Calibri"/>
          <w:sz w:val="22"/>
          <w:szCs w:val="22"/>
        </w:rPr>
        <w:t xml:space="preserve">: </w:t>
      </w:r>
      <w:commentRangeStart w:id="123"/>
      <w:r w:rsidRPr="000C71DD">
        <w:rPr>
          <w:rFonts w:ascii="Calibri" w:hAnsi="Calibri" w:cs="Calibri"/>
          <w:sz w:val="22"/>
          <w:szCs w:val="22"/>
        </w:rPr>
        <w:t xml:space="preserve">pre-registration </w:t>
      </w:r>
      <w:commentRangeEnd w:id="123"/>
      <w:r w:rsidR="00CB6757">
        <w:rPr>
          <w:rStyle w:val="CommentReference"/>
        </w:rPr>
        <w:commentReference w:id="123"/>
      </w:r>
      <w:r w:rsidRPr="000C71DD">
        <w:rPr>
          <w:rFonts w:ascii="Calibri" w:hAnsi="Calibri" w:cs="Calibri"/>
          <w:b/>
          <w:bCs/>
          <w:i/>
          <w:iCs/>
          <w:sz w:val="22"/>
          <w:szCs w:val="22"/>
        </w:rPr>
        <w:t>Month 2</w:t>
      </w:r>
      <w:r w:rsidRPr="000C71DD">
        <w:rPr>
          <w:rFonts w:ascii="Calibri" w:hAnsi="Calibri" w:cs="Calibri"/>
          <w:sz w:val="22"/>
          <w:szCs w:val="22"/>
        </w:rPr>
        <w:t xml:space="preserve">; </w:t>
      </w:r>
      <w:commentRangeStart w:id="124"/>
      <w:r w:rsidRPr="000C71DD">
        <w:rPr>
          <w:rFonts w:ascii="Calibri" w:hAnsi="Calibri" w:cs="Calibri"/>
          <w:sz w:val="22"/>
          <w:szCs w:val="22"/>
        </w:rPr>
        <w:t>results</w:t>
      </w:r>
      <w:commentRangeEnd w:id="124"/>
      <w:r w:rsidR="00CB6757">
        <w:rPr>
          <w:rStyle w:val="CommentReference"/>
        </w:rPr>
        <w:commentReference w:id="124"/>
      </w:r>
      <w:r w:rsidRPr="000C71DD">
        <w:rPr>
          <w:rFonts w:ascii="Calibri" w:hAnsi="Calibri" w:cs="Calibri"/>
          <w:sz w:val="22"/>
          <w:szCs w:val="22"/>
        </w:rPr>
        <w:t xml:space="preserve"> </w:t>
      </w:r>
      <w:r w:rsidRPr="000C71DD">
        <w:rPr>
          <w:rFonts w:ascii="Calibri" w:hAnsi="Calibri" w:cs="Calibri"/>
          <w:b/>
          <w:bCs/>
          <w:i/>
          <w:iCs/>
          <w:sz w:val="22"/>
          <w:szCs w:val="22"/>
        </w:rPr>
        <w:t>Month 9</w:t>
      </w:r>
      <w:r w:rsidRPr="000C71DD">
        <w:rPr>
          <w:rFonts w:ascii="Calibri" w:hAnsi="Calibri" w:cs="Calibri"/>
          <w:sz w:val="22"/>
          <w:szCs w:val="22"/>
        </w:rPr>
        <w:t>.</w:t>
      </w:r>
      <w:commentRangeEnd w:id="110"/>
      <w:r w:rsidR="000768AB">
        <w:rPr>
          <w:rStyle w:val="CommentReference"/>
        </w:rPr>
        <w:commentReference w:id="110"/>
      </w:r>
    </w:p>
    <w:p w14:paraId="0C4E3BEA" w14:textId="77777777" w:rsidR="001720EA" w:rsidRPr="000C71DD" w:rsidRDefault="001720EA" w:rsidP="00CB6757">
      <w:pPr>
        <w:jc w:val="both"/>
        <w:rPr>
          <w:rFonts w:ascii="Calibri" w:hAnsi="Calibri" w:cs="Calibri"/>
          <w:sz w:val="22"/>
          <w:szCs w:val="22"/>
        </w:rPr>
        <w:pPrChange w:id="125" w:author="Paul Williams" w:date="2026-08-17T10:33:00Z">
          <w:pPr>
            <w:spacing w:line="216" w:lineRule="auto"/>
            <w:jc w:val="both"/>
          </w:pPr>
        </w:pPrChange>
      </w:pPr>
      <w:r w:rsidRPr="000C71DD">
        <w:rPr>
          <w:rFonts w:ascii="Calibri" w:hAnsi="Calibri" w:cs="Calibri"/>
          <w:b/>
          <w:bCs/>
          <w:i/>
          <w:iCs/>
          <w:sz w:val="22"/>
          <w:szCs w:val="22"/>
        </w:rPr>
        <w:t>O3: Inference for dependent topological processes (PI and RA, Months 4–10).</w:t>
      </w:r>
      <w:r w:rsidRPr="000C71DD">
        <w:rPr>
          <w:rFonts w:ascii="Calibri" w:hAnsi="Calibri" w:cs="Calibri"/>
          <w:sz w:val="22"/>
          <w:szCs w:val="22"/>
        </w:rPr>
        <w:t xml:space="preserve"> O3 proves the theorems via FPCA [18], CUSUM [19] and bootstrap calibration [6]. T1 (well-</w:t>
      </w:r>
      <w:proofErr w:type="spellStart"/>
      <w:r w:rsidRPr="000C71DD">
        <w:rPr>
          <w:rFonts w:ascii="Calibri" w:hAnsi="Calibri" w:cs="Calibri"/>
          <w:sz w:val="22"/>
          <w:szCs w:val="22"/>
        </w:rPr>
        <w:t>posedness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): </w:t>
      </w:r>
      <w:proofErr w:type="spellStart"/>
      <w:r w:rsidRPr="000C71DD">
        <w:rPr>
          <w:rFonts w:ascii="Calibri" w:hAnsi="Calibri" w:cs="Calibri"/>
          <w:sz w:val="22"/>
          <w:szCs w:val="22"/>
        </w:rPr>
        <w:t>Fréchet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 mean trajectories exist uniquely for time-evolving topological summaries under dependent competitive dynamics, extending [6]. T2 (stability): the expected change-point localisation error is bounded by the Wasserstein distance between pre- and post-change diagram distributions under bounded perturbation. Success criterion: change-points agree with held-out annotations at ≥70% (permutation p &lt; 0.05); </w:t>
      </w:r>
      <w:proofErr w:type="spellStart"/>
      <w:r w:rsidRPr="000C71DD">
        <w:rPr>
          <w:rFonts w:ascii="Calibri" w:hAnsi="Calibri" w:cs="Calibri"/>
          <w:sz w:val="22"/>
          <w:szCs w:val="22"/>
        </w:rPr>
        <w:t>fallback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 is direct Wasserstein diagram comparison. </w:t>
      </w:r>
      <w:commentRangeEnd w:id="111"/>
      <w:r w:rsidR="00B070A0">
        <w:rPr>
          <w:rStyle w:val="CommentReference"/>
        </w:rPr>
        <w:commentReference w:id="111"/>
      </w:r>
      <w:r w:rsidRPr="000C71DD">
        <w:rPr>
          <w:rFonts w:ascii="Calibri" w:hAnsi="Calibri" w:cs="Calibri"/>
          <w:b/>
          <w:bCs/>
          <w:sz w:val="22"/>
          <w:szCs w:val="22"/>
        </w:rPr>
        <w:t>Milestones</w:t>
      </w:r>
      <w:r w:rsidRPr="000C71DD">
        <w:rPr>
          <w:rFonts w:ascii="Calibri" w:hAnsi="Calibri" w:cs="Calibri"/>
          <w:sz w:val="22"/>
          <w:szCs w:val="22"/>
        </w:rPr>
        <w:t xml:space="preserve">: landscape module </w:t>
      </w:r>
      <w:r w:rsidRPr="000C71DD">
        <w:rPr>
          <w:rFonts w:ascii="Calibri" w:hAnsi="Calibri" w:cs="Calibri"/>
          <w:b/>
          <w:bCs/>
          <w:i/>
          <w:iCs/>
          <w:sz w:val="22"/>
          <w:szCs w:val="22"/>
        </w:rPr>
        <w:t>Month 8</w:t>
      </w:r>
      <w:r w:rsidRPr="000C71DD">
        <w:rPr>
          <w:rFonts w:ascii="Calibri" w:hAnsi="Calibri" w:cs="Calibri"/>
          <w:sz w:val="22"/>
          <w:szCs w:val="22"/>
        </w:rPr>
        <w:t xml:space="preserve">; </w:t>
      </w:r>
      <w:commentRangeStart w:id="126"/>
      <w:r w:rsidRPr="000C71DD">
        <w:rPr>
          <w:rFonts w:ascii="Calibri" w:hAnsi="Calibri" w:cs="Calibri"/>
          <w:sz w:val="22"/>
          <w:szCs w:val="22"/>
        </w:rPr>
        <w:t>outputs</w:t>
      </w:r>
      <w:commentRangeEnd w:id="126"/>
      <w:r w:rsidR="00CB6757">
        <w:rPr>
          <w:rStyle w:val="CommentReference"/>
        </w:rPr>
        <w:commentReference w:id="126"/>
      </w:r>
      <w:r w:rsidRPr="000C71DD">
        <w:rPr>
          <w:rFonts w:ascii="Calibri" w:hAnsi="Calibri" w:cs="Calibri"/>
          <w:sz w:val="22"/>
          <w:szCs w:val="22"/>
        </w:rPr>
        <w:t xml:space="preserve"> </w:t>
      </w:r>
      <w:r w:rsidRPr="000C71DD">
        <w:rPr>
          <w:rFonts w:ascii="Calibri" w:hAnsi="Calibri" w:cs="Calibri"/>
          <w:b/>
          <w:bCs/>
          <w:i/>
          <w:iCs/>
          <w:sz w:val="22"/>
          <w:szCs w:val="22"/>
        </w:rPr>
        <w:t>Month 9</w:t>
      </w:r>
      <w:r w:rsidRPr="000C71DD">
        <w:rPr>
          <w:rFonts w:ascii="Calibri" w:hAnsi="Calibri" w:cs="Calibri"/>
          <w:sz w:val="22"/>
          <w:szCs w:val="22"/>
        </w:rPr>
        <w:t>.</w:t>
      </w:r>
    </w:p>
    <w:p w14:paraId="305D3DFA" w14:textId="77777777" w:rsidR="001720EA" w:rsidRPr="000C71DD" w:rsidRDefault="001720EA" w:rsidP="00B070A0">
      <w:pPr>
        <w:spacing w:afterLines="30" w:after="72"/>
        <w:jc w:val="both"/>
        <w:rPr>
          <w:rFonts w:ascii="Calibri" w:hAnsi="Calibri" w:cs="Calibri"/>
          <w:sz w:val="22"/>
          <w:szCs w:val="22"/>
        </w:rPr>
        <w:pPrChange w:id="127" w:author="Paul Williams" w:date="2026-08-17T11:09:00Z">
          <w:pPr>
            <w:spacing w:afterLines="60" w:after="144" w:line="216" w:lineRule="auto"/>
            <w:jc w:val="both"/>
          </w:pPr>
        </w:pPrChange>
      </w:pPr>
      <w:commentRangeStart w:id="128"/>
      <w:r w:rsidRPr="000C71DD">
        <w:rPr>
          <w:rFonts w:ascii="Calibri" w:hAnsi="Calibri" w:cs="Calibri"/>
          <w:b/>
          <w:bCs/>
          <w:i/>
          <w:iCs/>
          <w:sz w:val="22"/>
          <w:szCs w:val="22"/>
        </w:rPr>
        <w:t>O4: Evidence synthesis (PI, Months 9–12).</w:t>
      </w:r>
      <w:r w:rsidRPr="000C71DD">
        <w:rPr>
          <w:rFonts w:ascii="Calibri" w:hAnsi="Calibri" w:cs="Calibri"/>
          <w:sz w:val="22"/>
          <w:szCs w:val="22"/>
        </w:rPr>
        <w:t xml:space="preserve"> Full-season results from O1–O3 are compiled into a reproducible evidence pack for the follow-on Standard Grant (§5). </w:t>
      </w:r>
      <w:r w:rsidRPr="000C71DD">
        <w:rPr>
          <w:rFonts w:ascii="Calibri" w:hAnsi="Calibri" w:cs="Calibri"/>
          <w:b/>
          <w:bCs/>
          <w:sz w:val="22"/>
          <w:szCs w:val="22"/>
        </w:rPr>
        <w:t>Milestone</w:t>
      </w:r>
      <w:r w:rsidRPr="000C71DD">
        <w:rPr>
          <w:rFonts w:ascii="Calibri" w:hAnsi="Calibri" w:cs="Calibri"/>
          <w:sz w:val="22"/>
          <w:szCs w:val="22"/>
        </w:rPr>
        <w:t xml:space="preserve">: evidence pack </w:t>
      </w:r>
      <w:r w:rsidRPr="000C71DD">
        <w:rPr>
          <w:rFonts w:ascii="Calibri" w:hAnsi="Calibri" w:cs="Calibri"/>
          <w:b/>
          <w:bCs/>
          <w:i/>
          <w:iCs/>
          <w:sz w:val="22"/>
          <w:szCs w:val="22"/>
        </w:rPr>
        <w:t>Month 12</w:t>
      </w:r>
      <w:r w:rsidRPr="000C71DD">
        <w:rPr>
          <w:rFonts w:ascii="Calibri" w:hAnsi="Calibri" w:cs="Calibri"/>
          <w:sz w:val="22"/>
          <w:szCs w:val="22"/>
        </w:rPr>
        <w:t>.</w:t>
      </w:r>
      <w:commentRangeEnd w:id="128"/>
      <w:r w:rsidR="00CB6757">
        <w:rPr>
          <w:rStyle w:val="CommentReference"/>
        </w:rPr>
        <w:commentReference w:id="128"/>
      </w:r>
    </w:p>
    <w:p w14:paraId="041F5B9E" w14:textId="77777777" w:rsidR="001720EA" w:rsidRPr="000C71DD" w:rsidRDefault="001720EA" w:rsidP="00CB6757">
      <w:pPr>
        <w:jc w:val="both"/>
        <w:rPr>
          <w:rFonts w:ascii="Calibri" w:hAnsi="Calibri" w:cs="Calibri"/>
          <w:b/>
          <w:bCs/>
          <w:sz w:val="22"/>
          <w:szCs w:val="22"/>
        </w:rPr>
        <w:pPrChange w:id="129" w:author="Paul Williams" w:date="2026-08-17T10:37:00Z">
          <w:pPr>
            <w:spacing w:line="216" w:lineRule="auto"/>
            <w:jc w:val="both"/>
          </w:pPr>
        </w:pPrChange>
      </w:pPr>
      <w:r w:rsidRPr="000C71DD">
        <w:rPr>
          <w:rFonts w:ascii="Calibri" w:hAnsi="Calibri" w:cs="Calibri"/>
          <w:b/>
          <w:bCs/>
          <w:sz w:val="22"/>
          <w:szCs w:val="22"/>
        </w:rPr>
        <w:t>8.  Methodology</w:t>
      </w:r>
    </w:p>
    <w:p w14:paraId="1CF61684" w14:textId="77777777" w:rsidR="00CB6757" w:rsidRDefault="001720EA" w:rsidP="00CB6757">
      <w:pPr>
        <w:jc w:val="both"/>
        <w:rPr>
          <w:ins w:id="130" w:author="Paul Williams" w:date="2026-08-17T10:39:00Z"/>
          <w:rFonts w:ascii="Calibri" w:hAnsi="Calibri" w:cs="Calibri"/>
          <w:sz w:val="22"/>
          <w:szCs w:val="22"/>
        </w:rPr>
        <w:pPrChange w:id="131" w:author="Paul Williams" w:date="2026-08-17T10:39:00Z">
          <w:pPr>
            <w:spacing w:afterLines="60" w:after="144" w:line="216" w:lineRule="auto"/>
            <w:jc w:val="both"/>
          </w:pPr>
        </w:pPrChange>
      </w:pPr>
      <w:r w:rsidRPr="000C71DD">
        <w:rPr>
          <w:rFonts w:ascii="Calibri" w:hAnsi="Calibri" w:cs="Calibri"/>
          <w:sz w:val="22"/>
          <w:szCs w:val="22"/>
        </w:rPr>
        <w:t>A containerised Python pipeline processes each frame as a point cloud. We partition the agents using empirically derived interaction lengths</w:t>
      </w:r>
      <w:ins w:id="132" w:author="Paul Williams" w:date="2026-08-17T10:38:00Z">
        <w:r w:rsidR="00CB6757">
          <w:rPr>
            <w:rFonts w:ascii="Calibri" w:hAnsi="Calibri" w:cs="Calibri"/>
            <w:sz w:val="22"/>
            <w:szCs w:val="22"/>
          </w:rPr>
          <w:t xml:space="preserve">, then </w:t>
        </w:r>
      </w:ins>
      <w:del w:id="133" w:author="Paul Williams" w:date="2026-08-17T10:38:00Z">
        <w:r w:rsidRPr="000C71DD" w:rsidDel="00CB6757">
          <w:rPr>
            <w:rFonts w:ascii="Calibri" w:hAnsi="Calibri" w:cs="Calibri"/>
            <w:sz w:val="22"/>
            <w:szCs w:val="22"/>
          </w:rPr>
          <w:delText>. P</w:delText>
        </w:r>
      </w:del>
      <w:ins w:id="134" w:author="Paul Williams" w:date="2026-08-17T10:38:00Z">
        <w:r w:rsidR="00CB6757">
          <w:rPr>
            <w:rFonts w:ascii="Calibri" w:hAnsi="Calibri" w:cs="Calibri"/>
            <w:sz w:val="22"/>
            <w:szCs w:val="22"/>
          </w:rPr>
          <w:t>p</w:t>
        </w:r>
      </w:ins>
      <w:r w:rsidRPr="000C71DD">
        <w:rPr>
          <w:rFonts w:ascii="Calibri" w:hAnsi="Calibri" w:cs="Calibri"/>
          <w:sz w:val="22"/>
          <w:szCs w:val="22"/>
        </w:rPr>
        <w:t>ersistent homology is</w:t>
      </w:r>
      <w:del w:id="135" w:author="Paul Williams" w:date="2026-08-17T10:38:00Z">
        <w:r w:rsidRPr="000C71DD" w:rsidDel="00CB6757">
          <w:rPr>
            <w:rFonts w:ascii="Calibri" w:hAnsi="Calibri" w:cs="Calibri"/>
            <w:sz w:val="22"/>
            <w:szCs w:val="22"/>
          </w:rPr>
          <w:delText xml:space="preserve"> then</w:delText>
        </w:r>
      </w:del>
      <w:r w:rsidRPr="000C71DD">
        <w:rPr>
          <w:rFonts w:ascii="Calibri" w:hAnsi="Calibri" w:cs="Calibri"/>
          <w:sz w:val="22"/>
          <w:szCs w:val="22"/>
        </w:rPr>
        <w:t xml:space="preserve"> computed at each scale using </w:t>
      </w:r>
      <w:proofErr w:type="spellStart"/>
      <w:r w:rsidRPr="000C71DD">
        <w:rPr>
          <w:rFonts w:ascii="Calibri" w:hAnsi="Calibri" w:cs="Calibri"/>
          <w:sz w:val="22"/>
          <w:szCs w:val="22"/>
        </w:rPr>
        <w:t>Ripser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 [20], GUDHI and </w:t>
      </w:r>
      <w:proofErr w:type="spellStart"/>
      <w:r w:rsidRPr="000C71DD">
        <w:rPr>
          <w:rFonts w:ascii="Calibri" w:hAnsi="Calibri" w:cs="Calibri"/>
          <w:sz w:val="22"/>
          <w:szCs w:val="22"/>
        </w:rPr>
        <w:t>giotto-tda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 [21]. This </w:t>
      </w:r>
      <w:ins w:id="136" w:author="Paul Williams" w:date="2026-08-17T10:38:00Z">
        <w:r w:rsidR="00CB6757">
          <w:rPr>
            <w:rFonts w:ascii="Calibri" w:hAnsi="Calibri" w:cs="Calibri"/>
            <w:sz w:val="22"/>
            <w:szCs w:val="22"/>
          </w:rPr>
          <w:t xml:space="preserve">method </w:t>
        </w:r>
      </w:ins>
      <w:r w:rsidRPr="000C71DD">
        <w:rPr>
          <w:rFonts w:ascii="Calibri" w:hAnsi="Calibri" w:cs="Calibri"/>
          <w:sz w:val="22"/>
          <w:szCs w:val="22"/>
        </w:rPr>
        <w:t xml:space="preserve">produces barcodes, persistence landscapes and vectorised summaries at 1 Hz, enabling production processing </w:t>
      </w:r>
      <w:ins w:id="137" w:author="Paul Williams" w:date="2026-08-17T10:39:00Z">
        <w:r w:rsidR="00CB6757">
          <w:rPr>
            <w:rFonts w:ascii="Calibri" w:hAnsi="Calibri" w:cs="Calibri"/>
            <w:sz w:val="22"/>
            <w:szCs w:val="22"/>
          </w:rPr>
          <w:t xml:space="preserve">using </w:t>
        </w:r>
      </w:ins>
      <w:del w:id="138" w:author="Paul Williams" w:date="2026-08-17T10:39:00Z">
        <w:r w:rsidRPr="000C71DD" w:rsidDel="00CB6757">
          <w:rPr>
            <w:rFonts w:ascii="Calibri" w:hAnsi="Calibri" w:cs="Calibri"/>
            <w:sz w:val="22"/>
            <w:szCs w:val="22"/>
          </w:rPr>
          <w:delText xml:space="preserve">on </w:delText>
        </w:r>
      </w:del>
      <w:ins w:id="139" w:author="Paul Williams" w:date="2026-08-17T10:39:00Z">
        <w:r w:rsidR="00CB6757">
          <w:rPr>
            <w:rFonts w:ascii="Calibri" w:hAnsi="Calibri" w:cs="Calibri"/>
            <w:sz w:val="22"/>
            <w:szCs w:val="22"/>
          </w:rPr>
          <w:t xml:space="preserve">High Performance </w:t>
        </w:r>
      </w:ins>
      <w:r w:rsidRPr="000C71DD">
        <w:rPr>
          <w:rFonts w:ascii="Calibri" w:hAnsi="Calibri" w:cs="Calibri"/>
          <w:sz w:val="22"/>
          <w:szCs w:val="22"/>
        </w:rPr>
        <w:t xml:space="preserve">Supercomputing Wales (§12). </w:t>
      </w:r>
    </w:p>
    <w:p w14:paraId="420A6DED" w14:textId="3C156CA7" w:rsidR="001720EA" w:rsidRPr="000C71DD" w:rsidRDefault="001720EA" w:rsidP="00B070A0">
      <w:pPr>
        <w:spacing w:afterLines="30" w:after="72"/>
        <w:jc w:val="both"/>
        <w:rPr>
          <w:rFonts w:ascii="Calibri" w:hAnsi="Calibri" w:cs="Calibri"/>
          <w:sz w:val="22"/>
          <w:szCs w:val="22"/>
        </w:rPr>
        <w:pPrChange w:id="140" w:author="Paul Williams" w:date="2026-08-17T11:09:00Z">
          <w:pPr>
            <w:spacing w:afterLines="60" w:after="144" w:line="216" w:lineRule="auto"/>
            <w:jc w:val="both"/>
          </w:pPr>
        </w:pPrChange>
      </w:pPr>
      <w:r w:rsidRPr="000C71DD">
        <w:rPr>
          <w:rFonts w:ascii="Calibri" w:hAnsi="Calibri" w:cs="Calibri"/>
          <w:sz w:val="22"/>
          <w:szCs w:val="22"/>
        </w:rPr>
        <w:t>O1 quantifies topological feature distributions. O2 compares organisational states using persistence-based distances and diagram-image features. O3 analyses topological time series using FPCA, CUSUM and bootstrap calibration. Reproducibility is ensured through containerisation, version-controlled code, OSF pre-registration and DOI-archived software releases.</w:t>
      </w:r>
    </w:p>
    <w:p w14:paraId="2527F969" w14:textId="77777777" w:rsidR="001720EA" w:rsidRPr="000C71DD" w:rsidRDefault="001720EA" w:rsidP="00CB6757">
      <w:pPr>
        <w:jc w:val="both"/>
        <w:rPr>
          <w:rFonts w:ascii="Calibri" w:hAnsi="Calibri" w:cs="Calibri"/>
          <w:b/>
          <w:bCs/>
          <w:sz w:val="22"/>
          <w:szCs w:val="22"/>
        </w:rPr>
        <w:pPrChange w:id="141" w:author="Paul Williams" w:date="2026-08-17T10:39:00Z">
          <w:pPr>
            <w:spacing w:line="216" w:lineRule="auto"/>
            <w:jc w:val="both"/>
          </w:pPr>
        </w:pPrChange>
      </w:pPr>
      <w:r w:rsidRPr="000C71DD">
        <w:rPr>
          <w:rFonts w:ascii="Calibri" w:hAnsi="Calibri" w:cs="Calibri"/>
          <w:b/>
          <w:bCs/>
          <w:sz w:val="22"/>
          <w:szCs w:val="22"/>
        </w:rPr>
        <w:t>9.  Feasibility and Risk Management</w:t>
      </w:r>
    </w:p>
    <w:p w14:paraId="09980298" w14:textId="266D208E" w:rsidR="001720EA" w:rsidRPr="000C71DD" w:rsidRDefault="001720EA" w:rsidP="00CB6757">
      <w:pPr>
        <w:jc w:val="both"/>
        <w:rPr>
          <w:rFonts w:ascii="Calibri" w:hAnsi="Calibri" w:cs="Calibri"/>
          <w:sz w:val="22"/>
          <w:szCs w:val="22"/>
        </w:rPr>
        <w:pPrChange w:id="142" w:author="Paul Williams" w:date="2026-08-17T10:41:00Z">
          <w:pPr>
            <w:spacing w:line="216" w:lineRule="auto"/>
            <w:jc w:val="both"/>
          </w:pPr>
        </w:pPrChange>
      </w:pPr>
      <w:r w:rsidRPr="000C71DD">
        <w:rPr>
          <w:rFonts w:ascii="Calibri" w:hAnsi="Calibri" w:cs="Calibri"/>
          <w:sz w:val="22"/>
          <w:szCs w:val="22"/>
        </w:rPr>
        <w:t>Feasibility rests on three foundations:</w:t>
      </w:r>
      <w:ins w:id="143" w:author="Paul Williams" w:date="2026-08-17T10:40:00Z">
        <w:r w:rsidR="00CB6757">
          <w:rPr>
            <w:rFonts w:ascii="Calibri" w:hAnsi="Calibri" w:cs="Calibri"/>
            <w:sz w:val="22"/>
            <w:szCs w:val="22"/>
          </w:rPr>
          <w:t xml:space="preserve"> (</w:t>
        </w:r>
        <w:proofErr w:type="spellStart"/>
        <w:r w:rsidR="00CB6757">
          <w:rPr>
            <w:rFonts w:ascii="Calibri" w:hAnsi="Calibri" w:cs="Calibri"/>
            <w:sz w:val="22"/>
            <w:szCs w:val="22"/>
          </w:rPr>
          <w:t>i</w:t>
        </w:r>
        <w:proofErr w:type="spellEnd"/>
        <w:r w:rsidR="00CB6757">
          <w:rPr>
            <w:rFonts w:ascii="Calibri" w:hAnsi="Calibri" w:cs="Calibri"/>
            <w:sz w:val="22"/>
            <w:szCs w:val="22"/>
          </w:rPr>
          <w:t>)</w:t>
        </w:r>
      </w:ins>
      <w:r w:rsidRPr="000C71DD">
        <w:rPr>
          <w:rFonts w:ascii="Calibri" w:hAnsi="Calibri" w:cs="Calibri"/>
          <w:sz w:val="22"/>
          <w:szCs w:val="22"/>
        </w:rPr>
        <w:t xml:space="preserve"> a pilot-validated methodology (§2), </w:t>
      </w:r>
      <w:ins w:id="144" w:author="Paul Williams" w:date="2026-08-17T10:40:00Z">
        <w:r w:rsidR="00CB6757">
          <w:rPr>
            <w:rFonts w:ascii="Calibri" w:hAnsi="Calibri" w:cs="Calibri"/>
            <w:sz w:val="22"/>
            <w:szCs w:val="22"/>
          </w:rPr>
          <w:t xml:space="preserve">(ii) </w:t>
        </w:r>
      </w:ins>
      <w:r w:rsidRPr="000C71DD">
        <w:rPr>
          <w:rFonts w:ascii="Calibri" w:hAnsi="Calibri" w:cs="Calibri"/>
          <w:sz w:val="22"/>
          <w:szCs w:val="22"/>
        </w:rPr>
        <w:t>secured data access through the Swansea City AFC–</w:t>
      </w:r>
      <w:proofErr w:type="spellStart"/>
      <w:r w:rsidRPr="000C71DD">
        <w:rPr>
          <w:rFonts w:ascii="Calibri" w:hAnsi="Calibri" w:cs="Calibri"/>
          <w:sz w:val="22"/>
          <w:szCs w:val="22"/>
        </w:rPr>
        <w:t>StatsBomb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 agreement, </w:t>
      </w:r>
      <w:ins w:id="145" w:author="Paul Williams" w:date="2026-08-17T10:40:00Z">
        <w:r w:rsidR="00CB6757">
          <w:rPr>
            <w:rFonts w:ascii="Calibri" w:hAnsi="Calibri" w:cs="Calibri"/>
            <w:sz w:val="22"/>
            <w:szCs w:val="22"/>
          </w:rPr>
          <w:t xml:space="preserve">(iii) </w:t>
        </w:r>
      </w:ins>
      <w:del w:id="146" w:author="Paul Williams" w:date="2026-08-17T10:40:00Z">
        <w:r w:rsidRPr="000C71DD" w:rsidDel="00CB6757">
          <w:rPr>
            <w:rFonts w:ascii="Calibri" w:hAnsi="Calibri" w:cs="Calibri"/>
            <w:sz w:val="22"/>
            <w:szCs w:val="22"/>
          </w:rPr>
          <w:delText xml:space="preserve">and </w:delText>
        </w:r>
      </w:del>
      <w:r w:rsidRPr="000C71DD">
        <w:rPr>
          <w:rFonts w:ascii="Calibri" w:hAnsi="Calibri" w:cs="Calibri"/>
          <w:sz w:val="22"/>
          <w:szCs w:val="22"/>
        </w:rPr>
        <w:t xml:space="preserve">computational requirements modest relative to available infrastructure (§12). The pilot </w:t>
      </w:r>
      <w:ins w:id="147" w:author="Paul Williams" w:date="2026-08-17T10:40:00Z">
        <w:r w:rsidR="00CB6757">
          <w:rPr>
            <w:rFonts w:ascii="Calibri" w:hAnsi="Calibri" w:cs="Calibri"/>
            <w:sz w:val="22"/>
            <w:szCs w:val="22"/>
          </w:rPr>
          <w:t xml:space="preserve">study </w:t>
        </w:r>
      </w:ins>
      <w:r w:rsidRPr="000C71DD">
        <w:rPr>
          <w:rFonts w:ascii="Calibri" w:hAnsi="Calibri" w:cs="Calibri"/>
          <w:sz w:val="22"/>
          <w:szCs w:val="22"/>
        </w:rPr>
        <w:t xml:space="preserve">has already fixed the parameter ranges over which both theorems are stated, so O3 begins from established conditions rather than from </w:t>
      </w:r>
      <w:ins w:id="148" w:author="Paul Williams" w:date="2026-08-17T10:41:00Z">
        <w:r w:rsidR="00CB6757">
          <w:rPr>
            <w:rFonts w:ascii="Calibri" w:hAnsi="Calibri" w:cs="Calibri"/>
            <w:sz w:val="22"/>
            <w:szCs w:val="22"/>
          </w:rPr>
          <w:t xml:space="preserve">baseline </w:t>
        </w:r>
      </w:ins>
      <w:r w:rsidRPr="000C71DD">
        <w:rPr>
          <w:rFonts w:ascii="Calibri" w:hAnsi="Calibri" w:cs="Calibri"/>
          <w:sz w:val="22"/>
          <w:szCs w:val="22"/>
        </w:rPr>
        <w:t>scoping work.</w:t>
      </w:r>
    </w:p>
    <w:p w14:paraId="27A845B4" w14:textId="38295317" w:rsidR="001720EA" w:rsidRPr="000C71DD" w:rsidRDefault="001720EA" w:rsidP="00B070A0">
      <w:pPr>
        <w:spacing w:afterLines="30" w:after="72"/>
        <w:jc w:val="both"/>
        <w:rPr>
          <w:rFonts w:ascii="Calibri" w:hAnsi="Calibri" w:cs="Calibri"/>
          <w:sz w:val="22"/>
          <w:szCs w:val="22"/>
        </w:rPr>
        <w:pPrChange w:id="149" w:author="Paul Williams" w:date="2026-08-17T11:10:00Z">
          <w:pPr>
            <w:spacing w:afterLines="60" w:after="144" w:line="216" w:lineRule="auto"/>
            <w:jc w:val="both"/>
          </w:pPr>
        </w:pPrChange>
      </w:pPr>
      <w:r w:rsidRPr="00CB6757">
        <w:rPr>
          <w:rFonts w:ascii="Calibri" w:hAnsi="Calibri" w:cs="Calibri"/>
          <w:b/>
          <w:sz w:val="22"/>
          <w:szCs w:val="22"/>
          <w:rPrChange w:id="150" w:author="Paul Williams" w:date="2026-08-17T10:42:00Z">
            <w:rPr>
              <w:rFonts w:ascii="Calibri" w:hAnsi="Calibri" w:cs="Calibri"/>
              <w:sz w:val="22"/>
              <w:szCs w:val="22"/>
            </w:rPr>
          </w:rPrChange>
        </w:rPr>
        <w:t xml:space="preserve">Three </w:t>
      </w:r>
      <w:del w:id="151" w:author="Paul Williams" w:date="2026-08-17T10:41:00Z">
        <w:r w:rsidRPr="00CB6757" w:rsidDel="00CB6757">
          <w:rPr>
            <w:rFonts w:ascii="Calibri" w:hAnsi="Calibri" w:cs="Calibri"/>
            <w:b/>
            <w:sz w:val="22"/>
            <w:szCs w:val="22"/>
            <w:rPrChange w:id="152" w:author="Paul Williams" w:date="2026-08-17T10:42:00Z">
              <w:rPr>
                <w:rFonts w:ascii="Calibri" w:hAnsi="Calibri" w:cs="Calibri"/>
                <w:sz w:val="22"/>
                <w:szCs w:val="22"/>
              </w:rPr>
            </w:rPrChange>
          </w:rPr>
          <w:delText>residual r</w:delText>
        </w:r>
      </w:del>
      <w:ins w:id="153" w:author="Paul Williams" w:date="2026-08-17T10:41:00Z">
        <w:r w:rsidR="00CB6757" w:rsidRPr="00CB6757">
          <w:rPr>
            <w:rFonts w:ascii="Calibri" w:hAnsi="Calibri" w:cs="Calibri"/>
            <w:b/>
            <w:sz w:val="22"/>
            <w:szCs w:val="22"/>
            <w:rPrChange w:id="154" w:author="Paul Williams" w:date="2026-08-17T10:42:00Z">
              <w:rPr>
                <w:rFonts w:ascii="Calibri" w:hAnsi="Calibri" w:cs="Calibri"/>
                <w:sz w:val="22"/>
                <w:szCs w:val="22"/>
              </w:rPr>
            </w:rPrChange>
          </w:rPr>
          <w:t>R</w:t>
        </w:r>
      </w:ins>
      <w:r w:rsidRPr="00CB6757">
        <w:rPr>
          <w:rFonts w:ascii="Calibri" w:hAnsi="Calibri" w:cs="Calibri"/>
          <w:b/>
          <w:sz w:val="22"/>
          <w:szCs w:val="22"/>
          <w:rPrChange w:id="155" w:author="Paul Williams" w:date="2026-08-17T10:42:00Z">
            <w:rPr>
              <w:rFonts w:ascii="Calibri" w:hAnsi="Calibri" w:cs="Calibri"/>
              <w:sz w:val="22"/>
              <w:szCs w:val="22"/>
            </w:rPr>
          </w:rPrChange>
        </w:rPr>
        <w:t>isks</w:t>
      </w:r>
      <w:r w:rsidRPr="000C71DD">
        <w:rPr>
          <w:rFonts w:ascii="Calibri" w:hAnsi="Calibri" w:cs="Calibri"/>
          <w:sz w:val="22"/>
          <w:szCs w:val="22"/>
        </w:rPr>
        <w:t xml:space="preserve"> </w:t>
      </w:r>
      <w:ins w:id="156" w:author="Paul Williams" w:date="2026-08-17T10:41:00Z">
        <w:r w:rsidR="00CB6757">
          <w:rPr>
            <w:rFonts w:ascii="Calibri" w:hAnsi="Calibri" w:cs="Calibri"/>
            <w:sz w:val="22"/>
            <w:szCs w:val="22"/>
          </w:rPr>
          <w:t>(</w:t>
        </w:r>
        <w:commentRangeStart w:id="157"/>
        <w:r w:rsidR="00CB6757">
          <w:rPr>
            <w:rFonts w:ascii="Calibri" w:hAnsi="Calibri" w:cs="Calibri"/>
            <w:sz w:val="22"/>
            <w:szCs w:val="22"/>
          </w:rPr>
          <w:t xml:space="preserve">R) </w:t>
        </w:r>
      </w:ins>
      <w:r w:rsidRPr="000C71DD">
        <w:rPr>
          <w:rFonts w:ascii="Calibri" w:hAnsi="Calibri" w:cs="Calibri"/>
          <w:sz w:val="22"/>
          <w:szCs w:val="22"/>
        </w:rPr>
        <w:t xml:space="preserve">are identified. </w:t>
      </w:r>
      <w:ins w:id="158" w:author="Paul Williams" w:date="2026-08-17T10:41:00Z">
        <w:r w:rsidR="00CB6757">
          <w:rPr>
            <w:rFonts w:ascii="Calibri" w:hAnsi="Calibri" w:cs="Calibri"/>
            <w:sz w:val="22"/>
            <w:szCs w:val="22"/>
          </w:rPr>
          <w:t>(</w:t>
        </w:r>
      </w:ins>
      <w:ins w:id="159" w:author="Paul Williams" w:date="2026-08-17T10:42:00Z">
        <w:r w:rsidR="00CB6757">
          <w:rPr>
            <w:rFonts w:ascii="Calibri" w:hAnsi="Calibri" w:cs="Calibri"/>
            <w:sz w:val="22"/>
            <w:szCs w:val="22"/>
          </w:rPr>
          <w:t>R</w:t>
        </w:r>
      </w:ins>
      <w:ins w:id="160" w:author="Paul Williams" w:date="2026-08-17T10:41:00Z">
        <w:r w:rsidR="00CB6757">
          <w:rPr>
            <w:rFonts w:ascii="Calibri" w:hAnsi="Calibri" w:cs="Calibri"/>
            <w:sz w:val="22"/>
            <w:szCs w:val="22"/>
          </w:rPr>
          <w:t xml:space="preserve">1) </w:t>
        </w:r>
      </w:ins>
      <w:r w:rsidRPr="00CB6757">
        <w:rPr>
          <w:rFonts w:ascii="Calibri" w:hAnsi="Calibri" w:cs="Calibri"/>
          <w:sz w:val="22"/>
          <w:szCs w:val="22"/>
          <w:u w:val="single"/>
          <w:rPrChange w:id="161" w:author="Paul Williams" w:date="2026-08-17T10:42:00Z">
            <w:rPr>
              <w:rFonts w:ascii="Calibri" w:hAnsi="Calibri" w:cs="Calibri"/>
              <w:sz w:val="22"/>
              <w:szCs w:val="22"/>
            </w:rPr>
          </w:rPrChange>
        </w:rPr>
        <w:t>Scale transferability</w:t>
      </w:r>
      <w:r w:rsidRPr="000C71DD">
        <w:rPr>
          <w:rFonts w:ascii="Calibri" w:hAnsi="Calibri" w:cs="Calibri"/>
          <w:sz w:val="22"/>
          <w:szCs w:val="22"/>
        </w:rPr>
        <w:t xml:space="preserve">: </w:t>
      </w:r>
      <w:del w:id="162" w:author="Paul Williams" w:date="2026-08-17T10:42:00Z">
        <w:r w:rsidRPr="000C71DD" w:rsidDel="00CB6757">
          <w:rPr>
            <w:rFonts w:ascii="Calibri" w:hAnsi="Calibri" w:cs="Calibri"/>
            <w:sz w:val="22"/>
            <w:szCs w:val="22"/>
          </w:rPr>
          <w:delText xml:space="preserve">the </w:delText>
        </w:r>
      </w:del>
      <w:r w:rsidRPr="000C71DD">
        <w:rPr>
          <w:rFonts w:ascii="Calibri" w:hAnsi="Calibri" w:cs="Calibri"/>
          <w:sz w:val="22"/>
          <w:szCs w:val="22"/>
        </w:rPr>
        <w:t>Month-2 cut</w:t>
      </w:r>
      <w:ins w:id="163" w:author="Paul Williams" w:date="2026-08-17T10:43:00Z">
        <w:r w:rsidR="000B25C9">
          <w:rPr>
            <w:rFonts w:ascii="Calibri" w:hAnsi="Calibri" w:cs="Calibri"/>
            <w:sz w:val="22"/>
            <w:szCs w:val="22"/>
          </w:rPr>
          <w:t>-</w:t>
        </w:r>
      </w:ins>
      <w:r w:rsidRPr="000C71DD">
        <w:rPr>
          <w:rFonts w:ascii="Calibri" w:hAnsi="Calibri" w:cs="Calibri"/>
          <w:sz w:val="22"/>
          <w:szCs w:val="22"/>
        </w:rPr>
        <w:t xml:space="preserve">off gate re-derives interaction lengths if stability falls below 0.80. </w:t>
      </w:r>
      <w:ins w:id="164" w:author="Paul Williams" w:date="2026-08-17T10:42:00Z">
        <w:r w:rsidR="00CB6757">
          <w:rPr>
            <w:rFonts w:ascii="Calibri" w:hAnsi="Calibri" w:cs="Calibri"/>
            <w:sz w:val="22"/>
            <w:szCs w:val="22"/>
          </w:rPr>
          <w:t xml:space="preserve">(R2) </w:t>
        </w:r>
      </w:ins>
      <w:r w:rsidRPr="00CB6757">
        <w:rPr>
          <w:rFonts w:ascii="Calibri" w:hAnsi="Calibri" w:cs="Calibri"/>
          <w:sz w:val="22"/>
          <w:szCs w:val="22"/>
          <w:u w:val="single"/>
          <w:rPrChange w:id="165" w:author="Paul Williams" w:date="2026-08-17T10:42:00Z">
            <w:rPr>
              <w:rFonts w:ascii="Calibri" w:hAnsi="Calibri" w:cs="Calibri"/>
              <w:sz w:val="22"/>
              <w:szCs w:val="22"/>
            </w:rPr>
          </w:rPrChange>
        </w:rPr>
        <w:t>Tactical label uncertainty</w:t>
      </w:r>
      <w:r w:rsidRPr="000C71DD">
        <w:rPr>
          <w:rFonts w:ascii="Calibri" w:hAnsi="Calibri" w:cs="Calibri"/>
          <w:sz w:val="22"/>
          <w:szCs w:val="22"/>
        </w:rPr>
        <w:t xml:space="preserve">: dual-source verification, Cohen’s κ and pre-registered exclusions mitigate this. </w:t>
      </w:r>
      <w:ins w:id="166" w:author="Paul Williams" w:date="2026-08-17T10:42:00Z">
        <w:r w:rsidR="00CB6757">
          <w:rPr>
            <w:rFonts w:ascii="Calibri" w:hAnsi="Calibri" w:cs="Calibri"/>
            <w:sz w:val="22"/>
            <w:szCs w:val="22"/>
          </w:rPr>
          <w:t xml:space="preserve">(R3) </w:t>
        </w:r>
      </w:ins>
      <w:r w:rsidRPr="00CB6757">
        <w:rPr>
          <w:rFonts w:ascii="Calibri" w:hAnsi="Calibri" w:cs="Calibri"/>
          <w:sz w:val="22"/>
          <w:szCs w:val="22"/>
          <w:u w:val="single"/>
          <w:rPrChange w:id="167" w:author="Paul Williams" w:date="2026-08-17T10:42:00Z">
            <w:rPr>
              <w:rFonts w:ascii="Calibri" w:hAnsi="Calibri" w:cs="Calibri"/>
              <w:sz w:val="22"/>
              <w:szCs w:val="22"/>
            </w:rPr>
          </w:rPrChange>
        </w:rPr>
        <w:t>Landscape theory:</w:t>
      </w:r>
      <w:r w:rsidRPr="000C71DD">
        <w:rPr>
          <w:rFonts w:ascii="Calibri" w:hAnsi="Calibri" w:cs="Calibri"/>
          <w:sz w:val="22"/>
          <w:szCs w:val="22"/>
        </w:rPr>
        <w:t xml:space="preserve"> if technically intractable, O3 switches to the direct Wasserstein diagram comparison already demonstrated in the pilot.</w:t>
      </w:r>
      <w:commentRangeEnd w:id="157"/>
      <w:r w:rsidR="00CB6757">
        <w:rPr>
          <w:rStyle w:val="CommentReference"/>
        </w:rPr>
        <w:commentReference w:id="157"/>
      </w:r>
    </w:p>
    <w:p w14:paraId="7D86E4FA" w14:textId="0D407F58" w:rsidR="001720EA" w:rsidRPr="000C71DD" w:rsidRDefault="001720EA" w:rsidP="000B25C9">
      <w:pPr>
        <w:jc w:val="both"/>
        <w:rPr>
          <w:rFonts w:ascii="Calibri" w:hAnsi="Calibri" w:cs="Calibri"/>
          <w:b/>
          <w:bCs/>
          <w:sz w:val="22"/>
          <w:szCs w:val="22"/>
        </w:rPr>
        <w:pPrChange w:id="168" w:author="Paul Williams" w:date="2026-08-17T10:43:00Z">
          <w:pPr>
            <w:spacing w:line="216" w:lineRule="auto"/>
            <w:jc w:val="both"/>
          </w:pPr>
        </w:pPrChange>
      </w:pPr>
      <w:r w:rsidRPr="000C71DD">
        <w:rPr>
          <w:rFonts w:ascii="Calibri" w:hAnsi="Calibri" w:cs="Calibri"/>
          <w:b/>
          <w:bCs/>
          <w:sz w:val="22"/>
          <w:szCs w:val="22"/>
        </w:rPr>
        <w:t xml:space="preserve">10.  </w:t>
      </w:r>
      <w:del w:id="169" w:author="Paul Williams" w:date="2026-08-17T11:10:00Z">
        <w:r w:rsidRPr="000C71DD" w:rsidDel="00B070A0">
          <w:rPr>
            <w:rFonts w:ascii="Calibri" w:hAnsi="Calibri" w:cs="Calibri"/>
            <w:b/>
            <w:bCs/>
            <w:sz w:val="22"/>
            <w:szCs w:val="22"/>
          </w:rPr>
          <w:delText xml:space="preserve">Translation to </w:delText>
        </w:r>
      </w:del>
      <w:r w:rsidRPr="000C71DD">
        <w:rPr>
          <w:rFonts w:ascii="Calibri" w:hAnsi="Calibri" w:cs="Calibri"/>
          <w:b/>
          <w:bCs/>
          <w:sz w:val="22"/>
          <w:szCs w:val="22"/>
        </w:rPr>
        <w:t>Outcomes and Impact</w:t>
      </w:r>
    </w:p>
    <w:p w14:paraId="3B0B3BD0" w14:textId="5F9EFE94" w:rsidR="001720EA" w:rsidRPr="000C71DD" w:rsidRDefault="001720EA" w:rsidP="00B070A0">
      <w:pPr>
        <w:spacing w:afterLines="30" w:after="72"/>
        <w:jc w:val="both"/>
        <w:rPr>
          <w:rFonts w:ascii="Calibri" w:hAnsi="Calibri" w:cs="Calibri"/>
          <w:sz w:val="22"/>
          <w:szCs w:val="22"/>
        </w:rPr>
        <w:pPrChange w:id="170" w:author="Paul Williams" w:date="2026-08-17T11:10:00Z">
          <w:pPr>
            <w:spacing w:afterLines="60" w:after="144" w:line="216" w:lineRule="auto"/>
            <w:jc w:val="both"/>
          </w:pPr>
        </w:pPrChange>
      </w:pPr>
      <w:r w:rsidRPr="000C71DD">
        <w:rPr>
          <w:rFonts w:ascii="Calibri" w:hAnsi="Calibri" w:cs="Calibri"/>
          <w:sz w:val="22"/>
          <w:szCs w:val="22"/>
        </w:rPr>
        <w:t xml:space="preserve">The </w:t>
      </w:r>
      <w:r w:rsidRPr="00ED0E69">
        <w:rPr>
          <w:rFonts w:ascii="Calibri" w:hAnsi="Calibri" w:cs="Calibri"/>
          <w:sz w:val="22"/>
          <w:szCs w:val="22"/>
          <w:u w:val="single"/>
          <w:rPrChange w:id="171" w:author="Paul Williams" w:date="2026-08-17T10:54:00Z">
            <w:rPr>
              <w:rFonts w:ascii="Calibri" w:hAnsi="Calibri" w:cs="Calibri"/>
              <w:sz w:val="22"/>
              <w:szCs w:val="22"/>
            </w:rPr>
          </w:rPrChange>
        </w:rPr>
        <w:t>methodology</w:t>
      </w:r>
      <w:r w:rsidRPr="000C71DD">
        <w:rPr>
          <w:rFonts w:ascii="Calibri" w:hAnsi="Calibri" w:cs="Calibri"/>
          <w:sz w:val="22"/>
          <w:szCs w:val="22"/>
        </w:rPr>
        <w:t xml:space="preserve"> will be released as a documented, containerised open-source package with DOI via Swansea University’s </w:t>
      </w:r>
      <w:proofErr w:type="spellStart"/>
      <w:r w:rsidRPr="000C71DD">
        <w:rPr>
          <w:rFonts w:ascii="Calibri" w:hAnsi="Calibri" w:cs="Calibri"/>
          <w:sz w:val="22"/>
          <w:szCs w:val="22"/>
        </w:rPr>
        <w:t>Zenodo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 community. </w:t>
      </w:r>
      <w:r w:rsidRPr="00ED0E69">
        <w:rPr>
          <w:rFonts w:ascii="Calibri" w:hAnsi="Calibri" w:cs="Calibri"/>
          <w:sz w:val="22"/>
          <w:szCs w:val="22"/>
          <w:u w:val="single"/>
          <w:rPrChange w:id="172" w:author="Paul Williams" w:date="2026-08-17T10:54:00Z">
            <w:rPr>
              <w:rFonts w:ascii="Calibri" w:hAnsi="Calibri" w:cs="Calibri"/>
              <w:sz w:val="22"/>
              <w:szCs w:val="22"/>
            </w:rPr>
          </w:rPrChange>
        </w:rPr>
        <w:t>Publications</w:t>
      </w:r>
      <w:r w:rsidRPr="000C71DD">
        <w:rPr>
          <w:rFonts w:ascii="Calibri" w:hAnsi="Calibri" w:cs="Calibri"/>
          <w:sz w:val="22"/>
          <w:szCs w:val="22"/>
        </w:rPr>
        <w:t xml:space="preserve"> comprise</w:t>
      </w:r>
      <w:ins w:id="173" w:author="Paul Williams" w:date="2026-08-17T10:44:00Z">
        <w:r w:rsidR="000B25C9">
          <w:rPr>
            <w:rFonts w:ascii="Calibri" w:hAnsi="Calibri" w:cs="Calibri"/>
            <w:sz w:val="22"/>
            <w:szCs w:val="22"/>
          </w:rPr>
          <w:t xml:space="preserve">: </w:t>
        </w:r>
      </w:ins>
      <w:del w:id="174" w:author="Paul Williams" w:date="2026-08-17T10:44:00Z">
        <w:r w:rsidRPr="000C71DD" w:rsidDel="000B25C9">
          <w:rPr>
            <w:rFonts w:ascii="Calibri" w:hAnsi="Calibri" w:cs="Calibri"/>
            <w:sz w:val="22"/>
            <w:szCs w:val="22"/>
          </w:rPr>
          <w:delText xml:space="preserve"> </w:delText>
        </w:r>
      </w:del>
      <w:r w:rsidRPr="000C71DD">
        <w:rPr>
          <w:rFonts w:ascii="Calibri" w:hAnsi="Calibri" w:cs="Calibri"/>
          <w:sz w:val="22"/>
          <w:szCs w:val="22"/>
        </w:rPr>
        <w:t>the methodology paper [17]</w:t>
      </w:r>
      <w:del w:id="175" w:author="Paul Williams" w:date="2026-08-17T10:44:00Z">
        <w:r w:rsidRPr="000C71DD" w:rsidDel="000B25C9">
          <w:rPr>
            <w:rFonts w:ascii="Calibri" w:hAnsi="Calibri" w:cs="Calibri"/>
            <w:sz w:val="22"/>
            <w:szCs w:val="22"/>
          </w:rPr>
          <w:delText>,</w:delText>
        </w:r>
      </w:del>
      <w:r w:rsidRPr="000C71DD">
        <w:rPr>
          <w:rFonts w:ascii="Calibri" w:hAnsi="Calibri" w:cs="Calibri"/>
          <w:sz w:val="22"/>
          <w:szCs w:val="22"/>
        </w:rPr>
        <w:t xml:space="preserve"> submitted Months 1–2; a full-season results paper </w:t>
      </w:r>
      <w:ins w:id="176" w:author="Paul Williams" w:date="2026-08-17T10:45:00Z">
        <w:r w:rsidR="000B25C9">
          <w:rPr>
            <w:rFonts w:ascii="Calibri" w:hAnsi="Calibri" w:cs="Calibri"/>
            <w:sz w:val="22"/>
            <w:szCs w:val="22"/>
          </w:rPr>
          <w:t>(</w:t>
        </w:r>
      </w:ins>
      <w:del w:id="177" w:author="Paul Williams" w:date="2026-08-17T10:45:00Z">
        <w:r w:rsidRPr="000C71DD" w:rsidDel="000B25C9">
          <w:rPr>
            <w:rFonts w:ascii="Calibri" w:hAnsi="Calibri" w:cs="Calibri"/>
            <w:sz w:val="22"/>
            <w:szCs w:val="22"/>
          </w:rPr>
          <w:delText xml:space="preserve">for </w:delText>
        </w:r>
      </w:del>
      <w:r w:rsidRPr="000C71DD">
        <w:rPr>
          <w:rFonts w:ascii="Calibri" w:hAnsi="Calibri" w:cs="Calibri"/>
          <w:sz w:val="22"/>
          <w:szCs w:val="22"/>
        </w:rPr>
        <w:t>Month 11</w:t>
      </w:r>
      <w:ins w:id="178" w:author="Paul Williams" w:date="2026-08-17T10:45:00Z">
        <w:r w:rsidR="000B25C9">
          <w:rPr>
            <w:rFonts w:ascii="Calibri" w:hAnsi="Calibri" w:cs="Calibri"/>
            <w:sz w:val="22"/>
            <w:szCs w:val="22"/>
          </w:rPr>
          <w:t>)</w:t>
        </w:r>
      </w:ins>
      <w:r w:rsidRPr="000C71DD">
        <w:rPr>
          <w:rFonts w:ascii="Calibri" w:hAnsi="Calibri" w:cs="Calibri"/>
          <w:sz w:val="22"/>
          <w:szCs w:val="22"/>
        </w:rPr>
        <w:t xml:space="preserve">; and the companion football-analytics paper [22]. </w:t>
      </w:r>
      <w:commentRangeStart w:id="179"/>
      <w:r w:rsidRPr="000C71DD">
        <w:rPr>
          <w:rFonts w:ascii="Calibri" w:hAnsi="Calibri" w:cs="Calibri"/>
          <w:sz w:val="22"/>
          <w:szCs w:val="22"/>
        </w:rPr>
        <w:t>Practitioner outputs with Swansea City AFC translate topological summaries into interpretable structural measures</w:t>
      </w:r>
      <w:commentRangeEnd w:id="179"/>
      <w:r w:rsidR="00ED0E69">
        <w:rPr>
          <w:rStyle w:val="CommentReference"/>
        </w:rPr>
        <w:commentReference w:id="179"/>
      </w:r>
      <w:r w:rsidRPr="000C71DD">
        <w:rPr>
          <w:rFonts w:ascii="Calibri" w:hAnsi="Calibri" w:cs="Calibri"/>
          <w:sz w:val="22"/>
          <w:szCs w:val="22"/>
        </w:rPr>
        <w:t>. The Month-12 evidence pack feeds the follow-on Standard Grant</w:t>
      </w:r>
      <w:ins w:id="180" w:author="Paul Williams" w:date="2026-08-17T10:45:00Z">
        <w:r w:rsidR="000B25C9">
          <w:rPr>
            <w:rFonts w:ascii="Calibri" w:hAnsi="Calibri" w:cs="Calibri"/>
            <w:sz w:val="22"/>
            <w:szCs w:val="22"/>
          </w:rPr>
          <w:t xml:space="preserve"> application</w:t>
        </w:r>
      </w:ins>
      <w:r w:rsidRPr="000C71DD">
        <w:rPr>
          <w:rFonts w:ascii="Calibri" w:hAnsi="Calibri" w:cs="Calibri"/>
          <w:sz w:val="22"/>
          <w:szCs w:val="22"/>
        </w:rPr>
        <w:t>.</w:t>
      </w:r>
    </w:p>
    <w:p w14:paraId="3902711B" w14:textId="77777777" w:rsidR="001720EA" w:rsidRPr="000C71DD" w:rsidRDefault="001720EA" w:rsidP="00ED0E69">
      <w:pPr>
        <w:jc w:val="both"/>
        <w:rPr>
          <w:rFonts w:ascii="Calibri" w:hAnsi="Calibri" w:cs="Calibri"/>
          <w:b/>
          <w:bCs/>
          <w:sz w:val="22"/>
          <w:szCs w:val="22"/>
        </w:rPr>
        <w:pPrChange w:id="181" w:author="Paul Williams" w:date="2026-08-17T10:55:00Z">
          <w:pPr>
            <w:spacing w:line="216" w:lineRule="auto"/>
            <w:jc w:val="both"/>
          </w:pPr>
        </w:pPrChange>
      </w:pPr>
      <w:r w:rsidRPr="000C71DD">
        <w:rPr>
          <w:rFonts w:ascii="Calibri" w:hAnsi="Calibri" w:cs="Calibri"/>
          <w:b/>
          <w:bCs/>
          <w:sz w:val="22"/>
          <w:szCs w:val="22"/>
        </w:rPr>
        <w:t>11.  Research Environment</w:t>
      </w:r>
    </w:p>
    <w:p w14:paraId="2DB9EAC8" w14:textId="2F26C0C5" w:rsidR="001720EA" w:rsidRPr="000C71DD" w:rsidRDefault="001720EA" w:rsidP="00B070A0">
      <w:pPr>
        <w:spacing w:afterLines="30" w:after="72"/>
        <w:jc w:val="both"/>
        <w:rPr>
          <w:rFonts w:ascii="Calibri" w:hAnsi="Calibri" w:cs="Calibri"/>
          <w:sz w:val="22"/>
          <w:szCs w:val="22"/>
        </w:rPr>
        <w:pPrChange w:id="182" w:author="Paul Williams" w:date="2026-08-17T11:10:00Z">
          <w:pPr>
            <w:spacing w:afterLines="60" w:after="144" w:line="216" w:lineRule="auto"/>
            <w:jc w:val="both"/>
          </w:pPr>
        </w:pPrChange>
      </w:pPr>
      <w:r w:rsidRPr="000C71DD">
        <w:rPr>
          <w:rFonts w:ascii="Calibri" w:hAnsi="Calibri" w:cs="Calibri"/>
          <w:sz w:val="22"/>
          <w:szCs w:val="22"/>
        </w:rPr>
        <w:t xml:space="preserve">The project is based at Swansea University’s </w:t>
      </w:r>
      <w:ins w:id="183" w:author="Paul Williams" w:date="2026-08-17T10:55:00Z">
        <w:r w:rsidR="00ED0E69">
          <w:rPr>
            <w:rFonts w:ascii="Calibri" w:hAnsi="Calibri" w:cs="Calibri"/>
            <w:sz w:val="22"/>
            <w:szCs w:val="22"/>
          </w:rPr>
          <w:t>“</w:t>
        </w:r>
      </w:ins>
      <w:proofErr w:type="spellStart"/>
      <w:r w:rsidRPr="000C71DD">
        <w:rPr>
          <w:rFonts w:ascii="Calibri" w:hAnsi="Calibri" w:cs="Calibri"/>
          <w:sz w:val="22"/>
          <w:szCs w:val="22"/>
        </w:rPr>
        <w:t>Zienkiewicz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 Institute for Modelling, Data and AI</w:t>
      </w:r>
      <w:ins w:id="184" w:author="Paul Williams" w:date="2026-08-17T10:55:00Z">
        <w:r w:rsidR="00ED0E69">
          <w:rPr>
            <w:rFonts w:ascii="Calibri" w:hAnsi="Calibri" w:cs="Calibri"/>
            <w:sz w:val="22"/>
            <w:szCs w:val="22"/>
          </w:rPr>
          <w:t>”</w:t>
        </w:r>
      </w:ins>
      <w:ins w:id="185" w:author="Paul Williams" w:date="2026-08-17T10:57:00Z">
        <w:r w:rsidR="00ED0E69">
          <w:rPr>
            <w:rFonts w:ascii="Calibri" w:hAnsi="Calibri" w:cs="Calibri"/>
            <w:sz w:val="22"/>
            <w:szCs w:val="22"/>
          </w:rPr>
          <w:t xml:space="preserve"> Institute that combine</w:t>
        </w:r>
      </w:ins>
      <w:ins w:id="186" w:author="Paul Williams" w:date="2026-08-17T11:04:00Z">
        <w:r w:rsidR="00ED0E69">
          <w:rPr>
            <w:rFonts w:ascii="Calibri" w:hAnsi="Calibri" w:cs="Calibri"/>
            <w:sz w:val="22"/>
            <w:szCs w:val="22"/>
          </w:rPr>
          <w:t>s</w:t>
        </w:r>
      </w:ins>
      <w:ins w:id="187" w:author="Paul Williams" w:date="2026-08-17T10:57:00Z">
        <w:r w:rsidR="00ED0E69">
          <w:rPr>
            <w:rFonts w:ascii="Calibri" w:hAnsi="Calibri" w:cs="Calibri"/>
            <w:sz w:val="22"/>
            <w:szCs w:val="22"/>
          </w:rPr>
          <w:t xml:space="preserve"> &gt;</w:t>
        </w:r>
        <w:r w:rsidR="00ED0E69" w:rsidRPr="00ED0E69">
          <w:rPr>
            <w:rFonts w:ascii="Calibri" w:hAnsi="Calibri" w:cs="Calibri"/>
            <w:sz w:val="22"/>
            <w:szCs w:val="22"/>
            <w:rPrChange w:id="188" w:author="Paul Williams" w:date="2026-08-17T10:57:00Z">
              <w:rPr/>
            </w:rPrChange>
          </w:rPr>
          <w:t>150 academic experts across engineering, computer science, and mathematics</w:t>
        </w:r>
      </w:ins>
      <w:r w:rsidRPr="000C71DD">
        <w:rPr>
          <w:rFonts w:ascii="Calibri" w:hAnsi="Calibri" w:cs="Calibri"/>
          <w:sz w:val="22"/>
          <w:szCs w:val="22"/>
        </w:rPr>
        <w:t xml:space="preserve">. </w:t>
      </w:r>
      <w:r w:rsidRPr="00ED0E69">
        <w:rPr>
          <w:rFonts w:ascii="Calibri" w:hAnsi="Calibri" w:cs="Calibri"/>
          <w:i/>
          <w:sz w:val="22"/>
          <w:szCs w:val="22"/>
          <w:rPrChange w:id="189" w:author="Paul Williams" w:date="2026-08-17T11:01:00Z">
            <w:rPr>
              <w:rFonts w:ascii="Calibri" w:hAnsi="Calibri" w:cs="Calibri"/>
              <w:sz w:val="22"/>
              <w:szCs w:val="22"/>
            </w:rPr>
          </w:rPrChange>
        </w:rPr>
        <w:t xml:space="preserve">The PI </w:t>
      </w:r>
      <w:ins w:id="190" w:author="Paul Williams" w:date="2026-08-17T10:59:00Z">
        <w:r w:rsidR="00ED0E69" w:rsidRPr="00ED0E69">
          <w:rPr>
            <w:rFonts w:ascii="Calibri" w:hAnsi="Calibri" w:cs="Calibri"/>
            <w:i/>
            <w:sz w:val="22"/>
            <w:szCs w:val="22"/>
            <w:rPrChange w:id="191" w:author="Paul Williams" w:date="2026-08-17T11:01:00Z">
              <w:rPr>
                <w:rFonts w:ascii="Calibri" w:hAnsi="Calibri" w:cs="Calibri"/>
                <w:sz w:val="22"/>
                <w:szCs w:val="22"/>
              </w:rPr>
            </w:rPrChange>
          </w:rPr>
          <w:t>(Dr. Rowan Brown</w:t>
        </w:r>
        <w:r w:rsidR="00ED0E69">
          <w:rPr>
            <w:rFonts w:ascii="Calibri" w:hAnsi="Calibri" w:cs="Calibri"/>
            <w:sz w:val="22"/>
            <w:szCs w:val="22"/>
          </w:rPr>
          <w:t xml:space="preserve">) </w:t>
        </w:r>
      </w:ins>
      <w:r w:rsidRPr="000C71DD">
        <w:rPr>
          <w:rFonts w:ascii="Calibri" w:hAnsi="Calibri" w:cs="Calibri"/>
          <w:sz w:val="22"/>
          <w:szCs w:val="22"/>
        </w:rPr>
        <w:t>leads applied-topology framework development</w:t>
      </w:r>
      <w:ins w:id="192" w:author="Paul Williams" w:date="2026-08-17T10:59:00Z">
        <w:r w:rsidR="00ED0E69">
          <w:rPr>
            <w:rFonts w:ascii="Calibri" w:hAnsi="Calibri" w:cs="Calibri"/>
            <w:sz w:val="22"/>
            <w:szCs w:val="22"/>
          </w:rPr>
          <w:t xml:space="preserve">; </w:t>
        </w:r>
      </w:ins>
      <w:del w:id="193" w:author="Paul Williams" w:date="2026-08-17T10:59:00Z">
        <w:r w:rsidRPr="00ED0E69" w:rsidDel="00ED0E69">
          <w:rPr>
            <w:rFonts w:ascii="Calibri" w:hAnsi="Calibri" w:cs="Calibri"/>
            <w:i/>
            <w:sz w:val="22"/>
            <w:szCs w:val="22"/>
            <w:rPrChange w:id="194" w:author="Paul Williams" w:date="2026-08-17T11:01:00Z">
              <w:rPr>
                <w:rFonts w:ascii="Calibri" w:hAnsi="Calibri" w:cs="Calibri"/>
                <w:sz w:val="22"/>
                <w:szCs w:val="22"/>
              </w:rPr>
            </w:rPrChange>
          </w:rPr>
          <w:delText xml:space="preserve">. </w:delText>
        </w:r>
        <w:commentRangeStart w:id="195"/>
        <w:r w:rsidRPr="00ED0E69" w:rsidDel="00ED0E69">
          <w:rPr>
            <w:rFonts w:ascii="Calibri" w:hAnsi="Calibri" w:cs="Calibri"/>
            <w:i/>
            <w:sz w:val="22"/>
            <w:szCs w:val="22"/>
            <w:rPrChange w:id="196" w:author="Paul Williams" w:date="2026-08-17T11:01:00Z">
              <w:rPr>
                <w:rFonts w:ascii="Calibri" w:hAnsi="Calibri" w:cs="Calibri"/>
                <w:sz w:val="22"/>
                <w:szCs w:val="22"/>
              </w:rPr>
            </w:rPrChange>
          </w:rPr>
          <w:delText>P</w:delText>
        </w:r>
      </w:del>
      <w:ins w:id="197" w:author="Paul Williams" w:date="2026-08-17T10:59:00Z">
        <w:r w:rsidR="00ED0E69" w:rsidRPr="00ED0E69">
          <w:rPr>
            <w:rFonts w:ascii="Calibri" w:hAnsi="Calibri" w:cs="Calibri"/>
            <w:i/>
            <w:sz w:val="22"/>
            <w:szCs w:val="22"/>
            <w:rPrChange w:id="198" w:author="Paul Williams" w:date="2026-08-17T11:01:00Z">
              <w:rPr>
                <w:rFonts w:ascii="Calibri" w:hAnsi="Calibri" w:cs="Calibri"/>
                <w:sz w:val="22"/>
                <w:szCs w:val="22"/>
              </w:rPr>
            </w:rPrChange>
          </w:rPr>
          <w:t>P</w:t>
        </w:r>
      </w:ins>
      <w:r w:rsidRPr="00ED0E69">
        <w:rPr>
          <w:rFonts w:ascii="Calibri" w:hAnsi="Calibri" w:cs="Calibri"/>
          <w:i/>
          <w:sz w:val="22"/>
          <w:szCs w:val="22"/>
          <w:rPrChange w:id="199" w:author="Paul Williams" w:date="2026-08-17T11:01:00Z">
            <w:rPr>
              <w:rFonts w:ascii="Calibri" w:hAnsi="Calibri" w:cs="Calibri"/>
              <w:sz w:val="22"/>
              <w:szCs w:val="22"/>
            </w:rPr>
          </w:rPrChange>
        </w:rPr>
        <w:t xml:space="preserve">rof </w:t>
      </w:r>
      <w:proofErr w:type="spellStart"/>
      <w:r w:rsidRPr="00ED0E69">
        <w:rPr>
          <w:rFonts w:ascii="Calibri" w:hAnsi="Calibri" w:cs="Calibri"/>
          <w:i/>
          <w:sz w:val="22"/>
          <w:szCs w:val="22"/>
          <w:rPrChange w:id="200" w:author="Paul Williams" w:date="2026-08-17T11:01:00Z">
            <w:rPr>
              <w:rFonts w:ascii="Calibri" w:hAnsi="Calibri" w:cs="Calibri"/>
              <w:sz w:val="22"/>
              <w:szCs w:val="22"/>
            </w:rPr>
          </w:rPrChange>
        </w:rPr>
        <w:t>Gibin</w:t>
      </w:r>
      <w:proofErr w:type="spellEnd"/>
      <w:r w:rsidRPr="00ED0E69">
        <w:rPr>
          <w:rFonts w:ascii="Calibri" w:hAnsi="Calibri" w:cs="Calibri"/>
          <w:i/>
          <w:sz w:val="22"/>
          <w:szCs w:val="22"/>
          <w:rPrChange w:id="201" w:author="Paul Williams" w:date="2026-08-17T11:01:00Z">
            <w:rPr>
              <w:rFonts w:ascii="Calibri" w:hAnsi="Calibri" w:cs="Calibri"/>
              <w:sz w:val="22"/>
              <w:szCs w:val="22"/>
            </w:rPr>
          </w:rPrChange>
        </w:rPr>
        <w:t xml:space="preserve"> </w:t>
      </w:r>
      <w:proofErr w:type="spellStart"/>
      <w:r w:rsidRPr="00ED0E69">
        <w:rPr>
          <w:rFonts w:ascii="Calibri" w:hAnsi="Calibri" w:cs="Calibri"/>
          <w:i/>
          <w:sz w:val="22"/>
          <w:szCs w:val="22"/>
          <w:rPrChange w:id="202" w:author="Paul Williams" w:date="2026-08-17T11:01:00Z">
            <w:rPr>
              <w:rFonts w:ascii="Calibri" w:hAnsi="Calibri" w:cs="Calibri"/>
              <w:sz w:val="22"/>
              <w:szCs w:val="22"/>
            </w:rPr>
          </w:rPrChange>
        </w:rPr>
        <w:t>Powathil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 </w:t>
      </w:r>
      <w:commentRangeEnd w:id="195"/>
      <w:r w:rsidR="00394130" w:rsidRPr="00ED0E69">
        <w:rPr>
          <w:rPrChange w:id="203" w:author="Paul Williams" w:date="2026-08-17T10:59:00Z">
            <w:rPr>
              <w:rStyle w:val="CommentReference"/>
              <w:rFonts w:ascii="Calibri" w:hAnsi="Calibri" w:cs="Calibri"/>
              <w:sz w:val="22"/>
              <w:szCs w:val="22"/>
            </w:rPr>
          </w:rPrChange>
        </w:rPr>
        <w:commentReference w:id="195"/>
      </w:r>
      <w:ins w:id="204" w:author="Paul Williams" w:date="2026-08-17T10:58:00Z">
        <w:r w:rsidR="00ED0E69">
          <w:rPr>
            <w:rFonts w:ascii="Calibri" w:hAnsi="Calibri" w:cs="Calibri"/>
            <w:sz w:val="22"/>
            <w:szCs w:val="22"/>
          </w:rPr>
          <w:t>(</w:t>
        </w:r>
        <w:r w:rsidR="00ED0E69" w:rsidRPr="00ED0E69">
          <w:rPr>
            <w:rFonts w:ascii="Calibri" w:hAnsi="Calibri" w:cs="Calibri"/>
            <w:sz w:val="22"/>
            <w:szCs w:val="22"/>
            <w:rPrChange w:id="205" w:author="Paul Williams" w:date="2026-08-17T10:59:00Z">
              <w:rPr>
                <w:rFonts w:ascii="Arial" w:hAnsi="Arial" w:cs="Arial"/>
                <w:color w:val="495057"/>
                <w:spacing w:val="-5"/>
                <w:sz w:val="27"/>
                <w:szCs w:val="27"/>
                <w:shd w:val="clear" w:color="auto" w:fill="FCFCFC"/>
              </w:rPr>
            </w:rPrChange>
          </w:rPr>
          <w:t xml:space="preserve">multi-scale approaches </w:t>
        </w:r>
      </w:ins>
      <w:ins w:id="206" w:author="Paul Williams" w:date="2026-08-17T11:04:00Z">
        <w:r w:rsidR="00040399">
          <w:rPr>
            <w:rFonts w:ascii="Calibri" w:hAnsi="Calibri" w:cs="Calibri"/>
            <w:sz w:val="22"/>
            <w:szCs w:val="22"/>
          </w:rPr>
          <w:t xml:space="preserve">for </w:t>
        </w:r>
      </w:ins>
      <w:ins w:id="207" w:author="Paul Williams" w:date="2026-08-17T10:58:00Z">
        <w:r w:rsidR="00ED0E69" w:rsidRPr="00ED0E69">
          <w:rPr>
            <w:rFonts w:ascii="Calibri" w:hAnsi="Calibri" w:cs="Calibri"/>
            <w:sz w:val="22"/>
            <w:szCs w:val="22"/>
            <w:rPrChange w:id="208" w:author="Paul Williams" w:date="2026-08-17T10:59:00Z">
              <w:rPr>
                <w:rFonts w:ascii="Arial" w:hAnsi="Arial" w:cs="Arial"/>
                <w:color w:val="495057"/>
                <w:spacing w:val="-5"/>
                <w:sz w:val="27"/>
                <w:szCs w:val="27"/>
                <w:shd w:val="clear" w:color="auto" w:fill="FCFCFC"/>
              </w:rPr>
            </w:rPrChange>
          </w:rPr>
          <w:t>various biological and biomedical problems in medicine</w:t>
        </w:r>
      </w:ins>
      <w:ins w:id="209" w:author="Paul Williams" w:date="2026-08-17T10:59:00Z">
        <w:r w:rsidR="00ED0E69">
          <w:rPr>
            <w:rFonts w:ascii="Calibri" w:hAnsi="Calibri" w:cs="Calibri"/>
            <w:sz w:val="22"/>
            <w:szCs w:val="22"/>
          </w:rPr>
          <w:t>)</w:t>
        </w:r>
      </w:ins>
      <w:ins w:id="210" w:author="Paul Williams" w:date="2026-08-17T10:58:00Z">
        <w:r w:rsidR="00ED0E69" w:rsidRPr="00ED0E69">
          <w:rPr>
            <w:rFonts w:ascii="Calibri" w:hAnsi="Calibri" w:cs="Calibri"/>
            <w:sz w:val="22"/>
            <w:szCs w:val="22"/>
            <w:rPrChange w:id="211" w:author="Paul Williams" w:date="2026-08-17T11:01:00Z">
              <w:rPr>
                <w:rFonts w:ascii="Arial" w:hAnsi="Arial" w:cs="Arial"/>
                <w:color w:val="495057"/>
                <w:spacing w:val="-5"/>
                <w:sz w:val="27"/>
                <w:szCs w:val="27"/>
                <w:shd w:val="clear" w:color="auto" w:fill="FCFCFC"/>
              </w:rPr>
            </w:rPrChange>
          </w:rPr>
          <w:t xml:space="preserve"> </w:t>
        </w:r>
      </w:ins>
      <w:r w:rsidRPr="000C71DD">
        <w:rPr>
          <w:rFonts w:ascii="Calibri" w:hAnsi="Calibri" w:cs="Calibri"/>
          <w:sz w:val="22"/>
          <w:szCs w:val="22"/>
        </w:rPr>
        <w:t xml:space="preserve">contributes mathematical-oncology expertise, </w:t>
      </w:r>
      <w:ins w:id="212" w:author="Paul Williams" w:date="2026-08-17T11:05:00Z">
        <w:r w:rsidR="00040399">
          <w:rPr>
            <w:rFonts w:ascii="Calibri" w:hAnsi="Calibri" w:cs="Calibri"/>
            <w:sz w:val="22"/>
            <w:szCs w:val="22"/>
          </w:rPr>
          <w:t xml:space="preserve">and </w:t>
        </w:r>
      </w:ins>
      <w:r w:rsidRPr="000C71DD">
        <w:rPr>
          <w:rFonts w:ascii="Calibri" w:hAnsi="Calibri" w:cs="Calibri"/>
          <w:sz w:val="22"/>
          <w:szCs w:val="22"/>
        </w:rPr>
        <w:t>support</w:t>
      </w:r>
      <w:del w:id="213" w:author="Paul Williams" w:date="2026-08-17T11:05:00Z">
        <w:r w:rsidRPr="000C71DD" w:rsidDel="00040399">
          <w:rPr>
            <w:rFonts w:ascii="Calibri" w:hAnsi="Calibri" w:cs="Calibri"/>
            <w:sz w:val="22"/>
            <w:szCs w:val="22"/>
          </w:rPr>
          <w:delText>ing</w:delText>
        </w:r>
      </w:del>
      <w:ins w:id="214" w:author="Paul Williams" w:date="2026-08-17T11:05:00Z">
        <w:r w:rsidR="00040399">
          <w:rPr>
            <w:rFonts w:ascii="Calibri" w:hAnsi="Calibri" w:cs="Calibri"/>
            <w:sz w:val="22"/>
            <w:szCs w:val="22"/>
          </w:rPr>
          <w:t>s</w:t>
        </w:r>
      </w:ins>
      <w:r w:rsidRPr="000C71DD">
        <w:rPr>
          <w:rFonts w:ascii="Calibri" w:hAnsi="Calibri" w:cs="Calibri"/>
          <w:sz w:val="22"/>
          <w:szCs w:val="22"/>
        </w:rPr>
        <w:t xml:space="preserve"> the future health pathway (§5)</w:t>
      </w:r>
      <w:ins w:id="215" w:author="Paul Williams" w:date="2026-08-17T10:59:00Z">
        <w:r w:rsidR="00ED0E69">
          <w:rPr>
            <w:rFonts w:ascii="Calibri" w:hAnsi="Calibri" w:cs="Calibri"/>
            <w:sz w:val="22"/>
            <w:szCs w:val="22"/>
          </w:rPr>
          <w:t xml:space="preserve">; </w:t>
        </w:r>
      </w:ins>
      <w:del w:id="216" w:author="Paul Williams" w:date="2026-08-17T10:59:00Z">
        <w:r w:rsidRPr="00ED0E69" w:rsidDel="00ED0E69">
          <w:rPr>
            <w:rFonts w:ascii="Calibri" w:hAnsi="Calibri" w:cs="Calibri"/>
            <w:i/>
            <w:sz w:val="22"/>
            <w:szCs w:val="22"/>
            <w:rPrChange w:id="217" w:author="Paul Williams" w:date="2026-08-17T11:02:00Z">
              <w:rPr>
                <w:rFonts w:ascii="Calibri" w:hAnsi="Calibri" w:cs="Calibri"/>
                <w:sz w:val="22"/>
                <w:szCs w:val="22"/>
              </w:rPr>
            </w:rPrChange>
          </w:rPr>
          <w:delText xml:space="preserve">. </w:delText>
        </w:r>
      </w:del>
      <w:r w:rsidRPr="00ED0E69">
        <w:rPr>
          <w:rFonts w:ascii="Calibri" w:hAnsi="Calibri" w:cs="Calibri"/>
          <w:i/>
          <w:sz w:val="22"/>
          <w:szCs w:val="22"/>
          <w:rPrChange w:id="218" w:author="Paul Williams" w:date="2026-08-17T11:02:00Z">
            <w:rPr>
              <w:rFonts w:ascii="Calibri" w:hAnsi="Calibri" w:cs="Calibri"/>
              <w:sz w:val="22"/>
              <w:szCs w:val="22"/>
            </w:rPr>
          </w:rPrChange>
        </w:rPr>
        <w:t xml:space="preserve">Prof Liam </w:t>
      </w:r>
      <w:proofErr w:type="spellStart"/>
      <w:r w:rsidRPr="00ED0E69">
        <w:rPr>
          <w:rFonts w:ascii="Calibri" w:hAnsi="Calibri" w:cs="Calibri"/>
          <w:i/>
          <w:sz w:val="22"/>
          <w:szCs w:val="22"/>
          <w:rPrChange w:id="219" w:author="Paul Williams" w:date="2026-08-17T11:02:00Z">
            <w:rPr>
              <w:rFonts w:ascii="Calibri" w:hAnsi="Calibri" w:cs="Calibri"/>
              <w:sz w:val="22"/>
              <w:szCs w:val="22"/>
            </w:rPr>
          </w:rPrChange>
        </w:rPr>
        <w:t>Kilduff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 </w:t>
      </w:r>
      <w:ins w:id="220" w:author="Paul Williams" w:date="2026-08-17T11:00:00Z">
        <w:r w:rsidR="00ED0E69">
          <w:rPr>
            <w:rFonts w:ascii="Calibri" w:hAnsi="Calibri" w:cs="Calibri"/>
            <w:sz w:val="22"/>
            <w:szCs w:val="22"/>
          </w:rPr>
          <w:t>(</w:t>
        </w:r>
        <w:r w:rsidR="00ED0E69" w:rsidRPr="00ED0E69">
          <w:rPr>
            <w:rFonts w:ascii="Calibri" w:hAnsi="Calibri" w:cs="Calibri"/>
            <w:sz w:val="22"/>
            <w:szCs w:val="22"/>
            <w:rPrChange w:id="221" w:author="Paul Williams" w:date="2026-08-17T11:01:00Z">
              <w:rPr>
                <w:rFonts w:ascii="Arial" w:hAnsi="Arial" w:cs="Arial"/>
                <w:color w:val="495057"/>
                <w:spacing w:val="-5"/>
                <w:sz w:val="27"/>
                <w:szCs w:val="27"/>
                <w:shd w:val="clear" w:color="auto" w:fill="FCFCFC"/>
              </w:rPr>
            </w:rPrChange>
          </w:rPr>
          <w:t xml:space="preserve">head of </w:t>
        </w:r>
        <w:r w:rsidR="00ED0E69" w:rsidRPr="00ED0E69">
          <w:rPr>
            <w:rFonts w:ascii="Calibri" w:hAnsi="Calibri" w:cs="Calibri"/>
            <w:sz w:val="22"/>
            <w:szCs w:val="22"/>
            <w:rPrChange w:id="222" w:author="Paul Williams" w:date="2026-08-17T11:01:00Z">
              <w:rPr>
                <w:rFonts w:ascii="Arial" w:hAnsi="Arial" w:cs="Arial"/>
                <w:color w:val="495057"/>
                <w:spacing w:val="-5"/>
                <w:sz w:val="27"/>
                <w:szCs w:val="27"/>
                <w:shd w:val="clear" w:color="auto" w:fill="FCFCFC"/>
              </w:rPr>
            </w:rPrChange>
          </w:rPr>
          <w:t xml:space="preserve">Swansea’s </w:t>
        </w:r>
      </w:ins>
      <w:ins w:id="223" w:author="Paul Williams" w:date="2026-08-17T11:01:00Z">
        <w:r w:rsidR="00ED0E69" w:rsidRPr="00ED0E69">
          <w:rPr>
            <w:rFonts w:ascii="Calibri" w:hAnsi="Calibri" w:cs="Calibri"/>
            <w:sz w:val="22"/>
            <w:szCs w:val="22"/>
            <w:rPrChange w:id="224" w:author="Paul Williams" w:date="2026-08-17T11:01:00Z">
              <w:rPr/>
            </w:rPrChange>
          </w:rPr>
          <w:t>Applied Sports, Technology, Exercise and Medicine</w:t>
        </w:r>
      </w:ins>
      <w:ins w:id="225" w:author="Paul Williams" w:date="2026-08-17T11:19:00Z">
        <w:r w:rsidR="003A387B">
          <w:rPr>
            <w:rFonts w:ascii="Calibri" w:hAnsi="Calibri" w:cs="Calibri"/>
            <w:sz w:val="22"/>
            <w:szCs w:val="22"/>
          </w:rPr>
          <w:t xml:space="preserve"> </w:t>
        </w:r>
        <w:r w:rsidR="003A387B">
          <w:rPr>
            <w:rFonts w:ascii="Calibri" w:hAnsi="Calibri" w:cs="Calibri"/>
            <w:sz w:val="22"/>
            <w:szCs w:val="22"/>
          </w:rPr>
          <w:t>Research Centre,</w:t>
        </w:r>
      </w:ins>
      <w:ins w:id="226" w:author="Paul Williams" w:date="2026-08-17T11:20:00Z">
        <w:r w:rsidR="003A387B">
          <w:rPr>
            <w:rFonts w:ascii="Calibri" w:hAnsi="Calibri" w:cs="Calibri"/>
            <w:sz w:val="22"/>
            <w:szCs w:val="22"/>
          </w:rPr>
          <w:t xml:space="preserve"> and </w:t>
        </w:r>
      </w:ins>
      <w:ins w:id="227" w:author="Paul Williams" w:date="2026-08-17T11:00:00Z">
        <w:r w:rsidR="00ED0E69" w:rsidRPr="00ED0E69">
          <w:rPr>
            <w:rFonts w:ascii="Calibri" w:hAnsi="Calibri" w:cs="Calibri"/>
            <w:sz w:val="22"/>
            <w:szCs w:val="22"/>
            <w:rPrChange w:id="228" w:author="Paul Williams" w:date="2026-08-17T11:01:00Z">
              <w:rPr>
                <w:rFonts w:ascii="Arial" w:hAnsi="Arial" w:cs="Arial"/>
                <w:color w:val="495057"/>
                <w:spacing w:val="-5"/>
                <w:sz w:val="27"/>
                <w:szCs w:val="27"/>
                <w:shd w:val="clear" w:color="auto" w:fill="FCFCFC"/>
              </w:rPr>
            </w:rPrChange>
          </w:rPr>
          <w:t>the Welsh Institute of Performance Science</w:t>
        </w:r>
      </w:ins>
      <w:ins w:id="229" w:author="Paul Williams" w:date="2026-08-17T11:01:00Z">
        <w:r w:rsidR="00ED0E69" w:rsidRPr="00ED0E69">
          <w:rPr>
            <w:rFonts w:ascii="Calibri" w:hAnsi="Calibri" w:cs="Calibri"/>
            <w:sz w:val="22"/>
            <w:szCs w:val="22"/>
            <w:rPrChange w:id="230" w:author="Paul Williams" w:date="2026-08-17T11:01:00Z">
              <w:rPr>
                <w:rFonts w:ascii="Arial" w:hAnsi="Arial" w:cs="Arial"/>
                <w:color w:val="495057"/>
                <w:spacing w:val="-5"/>
                <w:sz w:val="27"/>
                <w:szCs w:val="27"/>
                <w:shd w:val="clear" w:color="auto" w:fill="FCFCFC"/>
              </w:rPr>
            </w:rPrChange>
          </w:rPr>
          <w:t>)</w:t>
        </w:r>
      </w:ins>
      <w:ins w:id="231" w:author="Paul Williams" w:date="2026-08-17T11:00:00Z">
        <w:r w:rsidR="00ED0E69" w:rsidRPr="000C71DD">
          <w:rPr>
            <w:rFonts w:ascii="Calibri" w:hAnsi="Calibri" w:cs="Calibri"/>
            <w:sz w:val="22"/>
            <w:szCs w:val="22"/>
          </w:rPr>
          <w:t xml:space="preserve"> </w:t>
        </w:r>
      </w:ins>
      <w:r w:rsidRPr="000C71DD">
        <w:rPr>
          <w:rFonts w:ascii="Calibri" w:hAnsi="Calibri" w:cs="Calibri"/>
          <w:sz w:val="22"/>
          <w:szCs w:val="22"/>
        </w:rPr>
        <w:t xml:space="preserve">provides sport science expertise for tactical interpretation. </w:t>
      </w:r>
      <w:commentRangeStart w:id="232"/>
      <w:r w:rsidRPr="00ED0E69">
        <w:rPr>
          <w:rFonts w:ascii="Calibri" w:hAnsi="Calibri" w:cs="Calibri"/>
          <w:i/>
          <w:sz w:val="22"/>
          <w:szCs w:val="22"/>
          <w:rPrChange w:id="233" w:author="Paul Williams" w:date="2026-08-17T11:02:00Z">
            <w:rPr>
              <w:rFonts w:ascii="Calibri" w:hAnsi="Calibri" w:cs="Calibri"/>
              <w:sz w:val="22"/>
              <w:szCs w:val="22"/>
            </w:rPr>
          </w:rPrChange>
        </w:rPr>
        <w:t>Swansea City AFC</w:t>
      </w:r>
      <w:r w:rsidRPr="000C71DD">
        <w:rPr>
          <w:rFonts w:ascii="Calibri" w:hAnsi="Calibri" w:cs="Calibri"/>
          <w:sz w:val="22"/>
          <w:szCs w:val="22"/>
        </w:rPr>
        <w:t xml:space="preserve"> provides a live co-development environment</w:t>
      </w:r>
      <w:commentRangeEnd w:id="232"/>
      <w:r w:rsidR="00ED0E69" w:rsidRPr="00ED0E69">
        <w:rPr>
          <w:rFonts w:ascii="Calibri" w:hAnsi="Calibri" w:cs="Calibri"/>
          <w:sz w:val="22"/>
          <w:szCs w:val="22"/>
          <w:rPrChange w:id="234" w:author="Paul Williams" w:date="2026-08-17T11:01:00Z">
            <w:rPr>
              <w:rStyle w:val="CommentReference"/>
            </w:rPr>
          </w:rPrChange>
        </w:rPr>
        <w:commentReference w:id="232"/>
      </w:r>
      <w:r w:rsidRPr="000C71DD">
        <w:rPr>
          <w:rFonts w:ascii="Calibri" w:hAnsi="Calibri" w:cs="Calibri"/>
          <w:sz w:val="22"/>
          <w:szCs w:val="22"/>
        </w:rPr>
        <w:t>.</w:t>
      </w:r>
    </w:p>
    <w:p w14:paraId="5070C98E" w14:textId="77777777" w:rsidR="001720EA" w:rsidRPr="000C71DD" w:rsidRDefault="001720EA" w:rsidP="00040399">
      <w:pPr>
        <w:jc w:val="both"/>
        <w:rPr>
          <w:rFonts w:ascii="Calibri" w:hAnsi="Calibri" w:cs="Calibri"/>
          <w:b/>
          <w:bCs/>
          <w:sz w:val="22"/>
          <w:szCs w:val="22"/>
        </w:rPr>
        <w:pPrChange w:id="235" w:author="Paul Williams" w:date="2026-08-17T11:05:00Z">
          <w:pPr>
            <w:spacing w:line="216" w:lineRule="auto"/>
            <w:jc w:val="both"/>
          </w:pPr>
        </w:pPrChange>
      </w:pPr>
      <w:r w:rsidRPr="000C71DD">
        <w:rPr>
          <w:rFonts w:ascii="Calibri" w:hAnsi="Calibri" w:cs="Calibri"/>
          <w:b/>
          <w:bCs/>
          <w:sz w:val="22"/>
          <w:szCs w:val="22"/>
        </w:rPr>
        <w:t>12.  Facilities, Infrastructure and Host Support</w:t>
      </w:r>
    </w:p>
    <w:p w14:paraId="11F130B1" w14:textId="3077B9F0" w:rsidR="001720EA" w:rsidRPr="000C71DD" w:rsidRDefault="001720EA" w:rsidP="00040399">
      <w:pPr>
        <w:spacing w:afterLines="60" w:after="144"/>
        <w:jc w:val="both"/>
        <w:rPr>
          <w:rFonts w:ascii="Calibri" w:hAnsi="Calibri" w:cs="Calibri"/>
          <w:sz w:val="22"/>
          <w:szCs w:val="22"/>
        </w:rPr>
        <w:pPrChange w:id="236" w:author="Paul Williams" w:date="2026-08-17T11:05:00Z">
          <w:pPr>
            <w:spacing w:afterLines="60" w:after="144" w:line="216" w:lineRule="auto"/>
            <w:jc w:val="both"/>
          </w:pPr>
        </w:pPrChange>
      </w:pPr>
      <w:r w:rsidRPr="000C71DD">
        <w:rPr>
          <w:rFonts w:ascii="Calibri" w:hAnsi="Calibri" w:cs="Calibri"/>
          <w:sz w:val="22"/>
          <w:szCs w:val="22"/>
        </w:rPr>
        <w:t xml:space="preserve">Full-season analysis </w:t>
      </w:r>
      <w:ins w:id="237" w:author="Paul Williams" w:date="2026-08-17T11:20:00Z">
        <w:r w:rsidR="00B273CF">
          <w:rPr>
            <w:rFonts w:ascii="Calibri" w:hAnsi="Calibri" w:cs="Calibri"/>
            <w:sz w:val="22"/>
            <w:szCs w:val="22"/>
          </w:rPr>
          <w:t xml:space="preserve">will </w:t>
        </w:r>
      </w:ins>
      <w:r w:rsidRPr="000C71DD">
        <w:rPr>
          <w:rFonts w:ascii="Calibri" w:hAnsi="Calibri" w:cs="Calibri"/>
          <w:sz w:val="22"/>
          <w:szCs w:val="22"/>
        </w:rPr>
        <w:t>use</w:t>
      </w:r>
      <w:del w:id="238" w:author="Paul Williams" w:date="2026-08-17T11:20:00Z">
        <w:r w:rsidRPr="000C71DD" w:rsidDel="00B273CF">
          <w:rPr>
            <w:rFonts w:ascii="Calibri" w:hAnsi="Calibri" w:cs="Calibri"/>
            <w:sz w:val="22"/>
            <w:szCs w:val="22"/>
          </w:rPr>
          <w:delText>s</w:delText>
        </w:r>
      </w:del>
      <w:r w:rsidRPr="000C71DD">
        <w:rPr>
          <w:rFonts w:ascii="Calibri" w:hAnsi="Calibri" w:cs="Calibri"/>
          <w:sz w:val="22"/>
          <w:szCs w:val="22"/>
        </w:rPr>
        <w:t xml:space="preserve"> the PI’s Supercomputing Wales allocation</w:t>
      </w:r>
      <w:ins w:id="239" w:author="Paul Williams" w:date="2026-08-17T11:20:00Z">
        <w:r w:rsidR="00B273CF">
          <w:rPr>
            <w:rFonts w:ascii="Calibri" w:hAnsi="Calibri" w:cs="Calibri"/>
            <w:sz w:val="22"/>
            <w:szCs w:val="22"/>
          </w:rPr>
          <w:t>:</w:t>
        </w:r>
      </w:ins>
      <w:del w:id="240" w:author="Paul Williams" w:date="2026-08-17T11:20:00Z">
        <w:r w:rsidRPr="000C71DD" w:rsidDel="00B273CF">
          <w:rPr>
            <w:rFonts w:ascii="Calibri" w:hAnsi="Calibri" w:cs="Calibri"/>
            <w:sz w:val="22"/>
            <w:szCs w:val="22"/>
          </w:rPr>
          <w:delText>. S</w:delText>
        </w:r>
      </w:del>
      <w:ins w:id="241" w:author="Paul Williams" w:date="2026-08-17T11:20:00Z">
        <w:r w:rsidR="00B273CF">
          <w:rPr>
            <w:rFonts w:ascii="Calibri" w:hAnsi="Calibri" w:cs="Calibri"/>
            <w:sz w:val="22"/>
            <w:szCs w:val="22"/>
          </w:rPr>
          <w:t xml:space="preserve"> s</w:t>
        </w:r>
      </w:ins>
      <w:r w:rsidRPr="000C71DD">
        <w:rPr>
          <w:rFonts w:ascii="Calibri" w:hAnsi="Calibri" w:cs="Calibri"/>
          <w:sz w:val="22"/>
          <w:szCs w:val="22"/>
        </w:rPr>
        <w:t xml:space="preserve">eason-scale processing requires approximately 1,600 CPU-hours of the 5,000 core-hour available allocation. The containerised pipeline enables reproducible execution, scaling seamlessly from local machines to high-performance computing (HPC) clusters. Swansea University provides institutional support through </w:t>
      </w:r>
      <w:ins w:id="242" w:author="Paul Williams" w:date="2026-08-17T11:06:00Z">
        <w:r w:rsidR="006F37CD">
          <w:rPr>
            <w:rFonts w:ascii="Calibri" w:hAnsi="Calibri" w:cs="Calibri"/>
            <w:sz w:val="22"/>
            <w:szCs w:val="22"/>
          </w:rPr>
          <w:t xml:space="preserve">access to research facilities and office space, plus wider resources of </w:t>
        </w:r>
      </w:ins>
      <w:del w:id="243" w:author="Paul Williams" w:date="2026-08-17T11:06:00Z">
        <w:r w:rsidRPr="000C71DD" w:rsidDel="006F37CD">
          <w:rPr>
            <w:rFonts w:ascii="Calibri" w:hAnsi="Calibri" w:cs="Calibri"/>
            <w:sz w:val="22"/>
            <w:szCs w:val="22"/>
          </w:rPr>
          <w:delText>the Zienkiewicz Institute, Research Of</w:delText>
        </w:r>
      </w:del>
      <w:del w:id="244" w:author="Paul Williams" w:date="2026-08-17T11:07:00Z">
        <w:r w:rsidRPr="000C71DD" w:rsidDel="006F37CD">
          <w:rPr>
            <w:rFonts w:ascii="Calibri" w:hAnsi="Calibri" w:cs="Calibri"/>
            <w:sz w:val="22"/>
            <w:szCs w:val="22"/>
          </w:rPr>
          <w:delText xml:space="preserve">fice and established </w:delText>
        </w:r>
      </w:del>
      <w:r w:rsidRPr="000C71DD">
        <w:rPr>
          <w:rFonts w:ascii="Calibri" w:hAnsi="Calibri" w:cs="Calibri"/>
          <w:sz w:val="22"/>
          <w:szCs w:val="22"/>
        </w:rPr>
        <w:t>data-governance</w:t>
      </w:r>
      <w:ins w:id="245" w:author="Paul Williams" w:date="2026-08-17T11:07:00Z">
        <w:r w:rsidR="006F37CD">
          <w:rPr>
            <w:rFonts w:ascii="Calibri" w:hAnsi="Calibri" w:cs="Calibri"/>
            <w:sz w:val="22"/>
            <w:szCs w:val="22"/>
          </w:rPr>
          <w:t>, data</w:t>
        </w:r>
        <w:bookmarkStart w:id="246" w:name="_GoBack"/>
        <w:bookmarkEnd w:id="246"/>
        <w:r w:rsidR="006F37CD">
          <w:rPr>
            <w:rFonts w:ascii="Calibri" w:hAnsi="Calibri" w:cs="Calibri"/>
            <w:sz w:val="22"/>
            <w:szCs w:val="22"/>
          </w:rPr>
          <w:t xml:space="preserve"> storage and responsible </w:t>
        </w:r>
      </w:ins>
      <w:del w:id="247" w:author="Paul Williams" w:date="2026-08-17T11:07:00Z">
        <w:r w:rsidRPr="000C71DD" w:rsidDel="006F37CD">
          <w:rPr>
            <w:rFonts w:ascii="Calibri" w:hAnsi="Calibri" w:cs="Calibri"/>
            <w:sz w:val="22"/>
            <w:szCs w:val="22"/>
          </w:rPr>
          <w:delText xml:space="preserve"> and </w:delText>
        </w:r>
      </w:del>
      <w:ins w:id="248" w:author="Paul Williams" w:date="2026-08-17T11:07:00Z">
        <w:r w:rsidR="006F37CD">
          <w:rPr>
            <w:rFonts w:ascii="Calibri" w:hAnsi="Calibri" w:cs="Calibri"/>
            <w:sz w:val="22"/>
            <w:szCs w:val="22"/>
          </w:rPr>
          <w:t xml:space="preserve">research </w:t>
        </w:r>
      </w:ins>
      <w:r w:rsidRPr="000C71DD">
        <w:rPr>
          <w:rFonts w:ascii="Calibri" w:hAnsi="Calibri" w:cs="Calibri"/>
          <w:sz w:val="22"/>
          <w:szCs w:val="22"/>
        </w:rPr>
        <w:t>ethics</w:t>
      </w:r>
      <w:del w:id="249" w:author="Paul Williams" w:date="2026-08-17T11:07:00Z">
        <w:r w:rsidRPr="000C71DD" w:rsidDel="006F37CD">
          <w:rPr>
            <w:rFonts w:ascii="Calibri" w:hAnsi="Calibri" w:cs="Calibri"/>
            <w:sz w:val="22"/>
            <w:szCs w:val="22"/>
          </w:rPr>
          <w:delText xml:space="preserve"> processes</w:delText>
        </w:r>
      </w:del>
      <w:r w:rsidRPr="000C71DD">
        <w:rPr>
          <w:rFonts w:ascii="Calibri" w:hAnsi="Calibri" w:cs="Calibri"/>
          <w:sz w:val="22"/>
          <w:szCs w:val="22"/>
        </w:rPr>
        <w:t>.</w:t>
      </w:r>
    </w:p>
    <w:p w14:paraId="0C0606C1" w14:textId="77777777" w:rsidR="001720EA" w:rsidRPr="000C71DD" w:rsidRDefault="001720EA">
      <w:pPr>
        <w:rPr>
          <w:rFonts w:ascii="Calibri" w:hAnsi="Calibri" w:cs="Calibri"/>
          <w:sz w:val="22"/>
          <w:szCs w:val="22"/>
        </w:rPr>
      </w:pPr>
      <w:r w:rsidRPr="000C71DD">
        <w:rPr>
          <w:rFonts w:ascii="Calibri" w:hAnsi="Calibri" w:cs="Calibri"/>
          <w:sz w:val="22"/>
          <w:szCs w:val="22"/>
        </w:rPr>
        <w:br w:type="page"/>
      </w:r>
    </w:p>
    <w:p w14:paraId="6CE5C38D" w14:textId="1ED5D2D5" w:rsidR="001720EA" w:rsidRPr="000C71DD" w:rsidRDefault="001720EA" w:rsidP="00152C05">
      <w:pPr>
        <w:spacing w:line="216" w:lineRule="auto"/>
        <w:jc w:val="both"/>
        <w:rPr>
          <w:rFonts w:ascii="Calibri" w:hAnsi="Calibri" w:cs="Calibri"/>
          <w:sz w:val="22"/>
          <w:szCs w:val="22"/>
        </w:rPr>
      </w:pPr>
      <w:r w:rsidRPr="000C71DD">
        <w:rPr>
          <w:rFonts w:ascii="Calibri" w:hAnsi="Calibri" w:cs="Calibri"/>
          <w:sz w:val="22"/>
          <w:szCs w:val="22"/>
        </w:rPr>
        <w:lastRenderedPageBreak/>
        <w:t>References</w:t>
      </w:r>
    </w:p>
    <w:p w14:paraId="458BDC7A" w14:textId="77777777" w:rsidR="001720EA" w:rsidRPr="000C71DD" w:rsidRDefault="001720EA" w:rsidP="00152C05">
      <w:pPr>
        <w:spacing w:line="216" w:lineRule="auto"/>
        <w:jc w:val="both"/>
        <w:rPr>
          <w:rFonts w:ascii="Calibri" w:hAnsi="Calibri" w:cs="Calibri"/>
          <w:sz w:val="22"/>
          <w:szCs w:val="22"/>
        </w:rPr>
      </w:pPr>
      <w:r w:rsidRPr="000C71DD">
        <w:rPr>
          <w:rFonts w:ascii="Calibri" w:hAnsi="Calibri" w:cs="Calibri"/>
          <w:sz w:val="22"/>
          <w:szCs w:val="22"/>
        </w:rPr>
        <w:t xml:space="preserve">1.  </w:t>
      </w:r>
      <w:proofErr w:type="spellStart"/>
      <w:r w:rsidRPr="000C71DD">
        <w:rPr>
          <w:rFonts w:ascii="Calibri" w:hAnsi="Calibri" w:cs="Calibri"/>
          <w:sz w:val="22"/>
          <w:szCs w:val="22"/>
        </w:rPr>
        <w:t>Carlsson</w:t>
      </w:r>
      <w:proofErr w:type="spellEnd"/>
      <w:r w:rsidRPr="000C71DD">
        <w:rPr>
          <w:rFonts w:ascii="Calibri" w:hAnsi="Calibri" w:cs="Calibri"/>
          <w:sz w:val="22"/>
          <w:szCs w:val="22"/>
        </w:rPr>
        <w:t>, G. (2009). Topology and data. Bulletin of the American Mathematical Society, 46(2), 255–308.</w:t>
      </w:r>
    </w:p>
    <w:p w14:paraId="21960FA9" w14:textId="77777777" w:rsidR="001720EA" w:rsidRPr="000C71DD" w:rsidRDefault="001720EA" w:rsidP="00152C05">
      <w:pPr>
        <w:spacing w:line="216" w:lineRule="auto"/>
        <w:jc w:val="both"/>
        <w:rPr>
          <w:rFonts w:ascii="Calibri" w:hAnsi="Calibri" w:cs="Calibri"/>
          <w:sz w:val="22"/>
          <w:szCs w:val="22"/>
        </w:rPr>
      </w:pPr>
      <w:r w:rsidRPr="000C71DD">
        <w:rPr>
          <w:rFonts w:ascii="Calibri" w:hAnsi="Calibri" w:cs="Calibri"/>
          <w:sz w:val="22"/>
          <w:szCs w:val="22"/>
        </w:rPr>
        <w:t xml:space="preserve">2.  </w:t>
      </w:r>
      <w:proofErr w:type="spellStart"/>
      <w:r w:rsidRPr="000C71DD">
        <w:rPr>
          <w:rFonts w:ascii="Calibri" w:hAnsi="Calibri" w:cs="Calibri"/>
          <w:sz w:val="22"/>
          <w:szCs w:val="22"/>
        </w:rPr>
        <w:t>Zomorodian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, A. &amp; </w:t>
      </w:r>
      <w:proofErr w:type="spellStart"/>
      <w:r w:rsidRPr="000C71DD">
        <w:rPr>
          <w:rFonts w:ascii="Calibri" w:hAnsi="Calibri" w:cs="Calibri"/>
          <w:sz w:val="22"/>
          <w:szCs w:val="22"/>
        </w:rPr>
        <w:t>Carlsson</w:t>
      </w:r>
      <w:proofErr w:type="spellEnd"/>
      <w:r w:rsidRPr="000C71DD">
        <w:rPr>
          <w:rFonts w:ascii="Calibri" w:hAnsi="Calibri" w:cs="Calibri"/>
          <w:sz w:val="22"/>
          <w:szCs w:val="22"/>
        </w:rPr>
        <w:t>, G. (2005). Computing persistent homology. Discrete &amp; Computational Geometry, 33(2), 249–274.</w:t>
      </w:r>
    </w:p>
    <w:p w14:paraId="14E389FC" w14:textId="77777777" w:rsidR="001720EA" w:rsidRPr="000C71DD" w:rsidRDefault="001720EA" w:rsidP="00152C05">
      <w:pPr>
        <w:spacing w:line="216" w:lineRule="auto"/>
        <w:jc w:val="both"/>
        <w:rPr>
          <w:rFonts w:ascii="Calibri" w:hAnsi="Calibri" w:cs="Calibri"/>
          <w:sz w:val="22"/>
          <w:szCs w:val="22"/>
        </w:rPr>
      </w:pPr>
      <w:r w:rsidRPr="000C71DD">
        <w:rPr>
          <w:rFonts w:ascii="Calibri" w:hAnsi="Calibri" w:cs="Calibri"/>
          <w:sz w:val="22"/>
          <w:szCs w:val="22"/>
        </w:rPr>
        <w:t xml:space="preserve">3.  </w:t>
      </w:r>
      <w:proofErr w:type="spellStart"/>
      <w:r w:rsidRPr="000C71DD">
        <w:rPr>
          <w:rFonts w:ascii="Calibri" w:hAnsi="Calibri" w:cs="Calibri"/>
          <w:sz w:val="22"/>
          <w:szCs w:val="22"/>
        </w:rPr>
        <w:t>Edelsbrunner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, H. &amp; </w:t>
      </w:r>
      <w:proofErr w:type="spellStart"/>
      <w:r w:rsidRPr="000C71DD">
        <w:rPr>
          <w:rFonts w:ascii="Calibri" w:hAnsi="Calibri" w:cs="Calibri"/>
          <w:sz w:val="22"/>
          <w:szCs w:val="22"/>
        </w:rPr>
        <w:t>Harer</w:t>
      </w:r>
      <w:proofErr w:type="spellEnd"/>
      <w:r w:rsidRPr="000C71DD">
        <w:rPr>
          <w:rFonts w:ascii="Calibri" w:hAnsi="Calibri" w:cs="Calibri"/>
          <w:sz w:val="22"/>
          <w:szCs w:val="22"/>
        </w:rPr>
        <w:t>, J. (2010). Computational Topology: An Introduction. American Mathematical Society.</w:t>
      </w:r>
    </w:p>
    <w:p w14:paraId="783135E0" w14:textId="77777777" w:rsidR="001720EA" w:rsidRPr="000C71DD" w:rsidRDefault="001720EA" w:rsidP="00152C05">
      <w:pPr>
        <w:spacing w:line="216" w:lineRule="auto"/>
        <w:jc w:val="both"/>
        <w:rPr>
          <w:rFonts w:ascii="Calibri" w:hAnsi="Calibri" w:cs="Calibri"/>
          <w:sz w:val="22"/>
          <w:szCs w:val="22"/>
        </w:rPr>
      </w:pPr>
      <w:r w:rsidRPr="000C71DD">
        <w:rPr>
          <w:rFonts w:ascii="Calibri" w:hAnsi="Calibri" w:cs="Calibri"/>
          <w:sz w:val="22"/>
          <w:szCs w:val="22"/>
        </w:rPr>
        <w:t xml:space="preserve">4.  </w:t>
      </w:r>
      <w:proofErr w:type="spellStart"/>
      <w:r w:rsidRPr="000C71DD">
        <w:rPr>
          <w:rFonts w:ascii="Calibri" w:hAnsi="Calibri" w:cs="Calibri"/>
          <w:sz w:val="22"/>
          <w:szCs w:val="22"/>
        </w:rPr>
        <w:t>Botnan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, M. B. &amp; </w:t>
      </w:r>
      <w:proofErr w:type="spellStart"/>
      <w:r w:rsidRPr="000C71DD">
        <w:rPr>
          <w:rFonts w:ascii="Calibri" w:hAnsi="Calibri" w:cs="Calibri"/>
          <w:sz w:val="22"/>
          <w:szCs w:val="22"/>
        </w:rPr>
        <w:t>Lesnick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, M. (2022). An introduction to </w:t>
      </w:r>
      <w:proofErr w:type="spellStart"/>
      <w:r w:rsidRPr="000C71DD">
        <w:rPr>
          <w:rFonts w:ascii="Calibri" w:hAnsi="Calibri" w:cs="Calibri"/>
          <w:sz w:val="22"/>
          <w:szCs w:val="22"/>
        </w:rPr>
        <w:t>multiparameter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 persistence. In Representations of Algebras and Related Structures (pp. 77–150). EMS Press.</w:t>
      </w:r>
    </w:p>
    <w:p w14:paraId="12ECCE76" w14:textId="77777777" w:rsidR="001720EA" w:rsidRPr="000C71DD" w:rsidRDefault="001720EA" w:rsidP="00152C05">
      <w:pPr>
        <w:spacing w:line="216" w:lineRule="auto"/>
        <w:jc w:val="both"/>
        <w:rPr>
          <w:rFonts w:ascii="Calibri" w:hAnsi="Calibri" w:cs="Calibri"/>
          <w:sz w:val="22"/>
          <w:szCs w:val="22"/>
        </w:rPr>
      </w:pPr>
      <w:r w:rsidRPr="000C71DD">
        <w:rPr>
          <w:rFonts w:ascii="Calibri" w:hAnsi="Calibri" w:cs="Calibri"/>
          <w:sz w:val="22"/>
          <w:szCs w:val="22"/>
        </w:rPr>
        <w:t xml:space="preserve">5.  </w:t>
      </w:r>
      <w:proofErr w:type="spellStart"/>
      <w:r w:rsidRPr="000C71DD">
        <w:rPr>
          <w:rFonts w:ascii="Calibri" w:hAnsi="Calibri" w:cs="Calibri"/>
          <w:sz w:val="22"/>
          <w:szCs w:val="22"/>
        </w:rPr>
        <w:t>Lesnick</w:t>
      </w:r>
      <w:proofErr w:type="spellEnd"/>
      <w:r w:rsidRPr="000C71DD">
        <w:rPr>
          <w:rFonts w:ascii="Calibri" w:hAnsi="Calibri" w:cs="Calibri"/>
          <w:sz w:val="22"/>
          <w:szCs w:val="22"/>
        </w:rPr>
        <w:t>, M. (2015). The theory of the interleaving distance on multidimensional persistence modules. Foundations of Computational Mathematics, 15(3), 613–650.</w:t>
      </w:r>
    </w:p>
    <w:p w14:paraId="21B9308D" w14:textId="77777777" w:rsidR="001720EA" w:rsidRPr="000C71DD" w:rsidRDefault="001720EA" w:rsidP="00152C05">
      <w:pPr>
        <w:spacing w:line="216" w:lineRule="auto"/>
        <w:jc w:val="both"/>
        <w:rPr>
          <w:rFonts w:ascii="Calibri" w:hAnsi="Calibri" w:cs="Calibri"/>
          <w:sz w:val="22"/>
          <w:szCs w:val="22"/>
        </w:rPr>
      </w:pPr>
      <w:r w:rsidRPr="000C71DD">
        <w:rPr>
          <w:rFonts w:ascii="Calibri" w:hAnsi="Calibri" w:cs="Calibri"/>
          <w:sz w:val="22"/>
          <w:szCs w:val="22"/>
        </w:rPr>
        <w:t xml:space="preserve">6.  Chazal, F., </w:t>
      </w:r>
      <w:proofErr w:type="spellStart"/>
      <w:r w:rsidRPr="000C71DD">
        <w:rPr>
          <w:rFonts w:ascii="Calibri" w:hAnsi="Calibri" w:cs="Calibri"/>
          <w:sz w:val="22"/>
          <w:szCs w:val="22"/>
        </w:rPr>
        <w:t>Fasy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, B. T., </w:t>
      </w:r>
      <w:proofErr w:type="spellStart"/>
      <w:r w:rsidRPr="000C71DD">
        <w:rPr>
          <w:rFonts w:ascii="Calibri" w:hAnsi="Calibri" w:cs="Calibri"/>
          <w:sz w:val="22"/>
          <w:szCs w:val="22"/>
        </w:rPr>
        <w:t>Lecci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, F., </w:t>
      </w:r>
      <w:proofErr w:type="spellStart"/>
      <w:r w:rsidRPr="000C71DD">
        <w:rPr>
          <w:rFonts w:ascii="Calibri" w:hAnsi="Calibri" w:cs="Calibri"/>
          <w:sz w:val="22"/>
          <w:szCs w:val="22"/>
        </w:rPr>
        <w:t>Rinaldo</w:t>
      </w:r>
      <w:proofErr w:type="spellEnd"/>
      <w:r w:rsidRPr="000C71DD">
        <w:rPr>
          <w:rFonts w:ascii="Calibri" w:hAnsi="Calibri" w:cs="Calibri"/>
          <w:sz w:val="22"/>
          <w:szCs w:val="22"/>
        </w:rPr>
        <w:t>, A. &amp; Wasserman, L. (2014). Stochastic convergence of persistence landscapes and silhouettes. Proceedings of the 30th Annual Symposium on Computational Geometry, 474–483.</w:t>
      </w:r>
    </w:p>
    <w:p w14:paraId="58886717" w14:textId="77777777" w:rsidR="001720EA" w:rsidRPr="000C71DD" w:rsidRDefault="001720EA" w:rsidP="00152C05">
      <w:pPr>
        <w:spacing w:line="216" w:lineRule="auto"/>
        <w:jc w:val="both"/>
        <w:rPr>
          <w:rFonts w:ascii="Calibri" w:hAnsi="Calibri" w:cs="Calibri"/>
          <w:sz w:val="22"/>
          <w:szCs w:val="22"/>
        </w:rPr>
      </w:pPr>
      <w:r w:rsidRPr="000C71DD">
        <w:rPr>
          <w:rFonts w:ascii="Calibri" w:hAnsi="Calibri" w:cs="Calibri"/>
          <w:sz w:val="22"/>
          <w:szCs w:val="22"/>
        </w:rPr>
        <w:t xml:space="preserve">7.  Cohen-Steiner, D., </w:t>
      </w:r>
      <w:proofErr w:type="spellStart"/>
      <w:r w:rsidRPr="000C71DD">
        <w:rPr>
          <w:rFonts w:ascii="Calibri" w:hAnsi="Calibri" w:cs="Calibri"/>
          <w:sz w:val="22"/>
          <w:szCs w:val="22"/>
        </w:rPr>
        <w:t>Edelsbrunner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, H. &amp; </w:t>
      </w:r>
      <w:proofErr w:type="spellStart"/>
      <w:r w:rsidRPr="000C71DD">
        <w:rPr>
          <w:rFonts w:ascii="Calibri" w:hAnsi="Calibri" w:cs="Calibri"/>
          <w:sz w:val="22"/>
          <w:szCs w:val="22"/>
        </w:rPr>
        <w:t>Harer</w:t>
      </w:r>
      <w:proofErr w:type="spellEnd"/>
      <w:r w:rsidRPr="000C71DD">
        <w:rPr>
          <w:rFonts w:ascii="Calibri" w:hAnsi="Calibri" w:cs="Calibri"/>
          <w:sz w:val="22"/>
          <w:szCs w:val="22"/>
        </w:rPr>
        <w:t>, J. (2007). Stability of persistence diagrams. Discrete &amp; Computational Geometry, 37(1), 103–120.</w:t>
      </w:r>
    </w:p>
    <w:p w14:paraId="03E7BD58" w14:textId="77777777" w:rsidR="001720EA" w:rsidRPr="000C71DD" w:rsidRDefault="001720EA" w:rsidP="00152C05">
      <w:pPr>
        <w:spacing w:line="216" w:lineRule="auto"/>
        <w:jc w:val="both"/>
        <w:rPr>
          <w:rFonts w:ascii="Calibri" w:hAnsi="Calibri" w:cs="Calibri"/>
          <w:sz w:val="22"/>
          <w:szCs w:val="22"/>
        </w:rPr>
      </w:pPr>
      <w:r w:rsidRPr="000C71DD">
        <w:rPr>
          <w:rFonts w:ascii="Calibri" w:hAnsi="Calibri" w:cs="Calibri"/>
          <w:sz w:val="22"/>
          <w:szCs w:val="22"/>
        </w:rPr>
        <w:t xml:space="preserve">8.  </w:t>
      </w:r>
      <w:proofErr w:type="spellStart"/>
      <w:r w:rsidRPr="000C71DD">
        <w:rPr>
          <w:rFonts w:ascii="Calibri" w:hAnsi="Calibri" w:cs="Calibri"/>
          <w:sz w:val="22"/>
          <w:szCs w:val="22"/>
        </w:rPr>
        <w:t>Bubenik</w:t>
      </w:r>
      <w:proofErr w:type="spellEnd"/>
      <w:r w:rsidRPr="000C71DD">
        <w:rPr>
          <w:rFonts w:ascii="Calibri" w:hAnsi="Calibri" w:cs="Calibri"/>
          <w:sz w:val="22"/>
          <w:szCs w:val="22"/>
        </w:rPr>
        <w:t>, P. (2015). Statistical topological data analysis using persistence landscapes. Journal of Machine Learning Research, 16(1), 77–102.</w:t>
      </w:r>
    </w:p>
    <w:p w14:paraId="6C57803B" w14:textId="77777777" w:rsidR="001720EA" w:rsidRPr="000C71DD" w:rsidRDefault="001720EA" w:rsidP="00152C05">
      <w:pPr>
        <w:spacing w:line="216" w:lineRule="auto"/>
        <w:jc w:val="both"/>
        <w:rPr>
          <w:rFonts w:ascii="Calibri" w:hAnsi="Calibri" w:cs="Calibri"/>
          <w:sz w:val="22"/>
          <w:szCs w:val="22"/>
        </w:rPr>
      </w:pPr>
      <w:r w:rsidRPr="000C71DD">
        <w:rPr>
          <w:rFonts w:ascii="Calibri" w:hAnsi="Calibri" w:cs="Calibri"/>
          <w:sz w:val="22"/>
          <w:szCs w:val="22"/>
        </w:rPr>
        <w:t>9.  Adams, H. et al. (2017). Persistence images: a stable vector representation of persistent homology. Journal of Machine Learning Research, 18(8), 1–35.</w:t>
      </w:r>
    </w:p>
    <w:p w14:paraId="73DF382A" w14:textId="77777777" w:rsidR="001720EA" w:rsidRPr="000C71DD" w:rsidRDefault="001720EA" w:rsidP="00152C05">
      <w:pPr>
        <w:spacing w:line="216" w:lineRule="auto"/>
        <w:jc w:val="both"/>
        <w:rPr>
          <w:rFonts w:ascii="Calibri" w:hAnsi="Calibri" w:cs="Calibri"/>
          <w:sz w:val="22"/>
          <w:szCs w:val="22"/>
        </w:rPr>
      </w:pPr>
      <w:r w:rsidRPr="000C71DD">
        <w:rPr>
          <w:rFonts w:ascii="Calibri" w:hAnsi="Calibri" w:cs="Calibri"/>
          <w:sz w:val="22"/>
          <w:szCs w:val="22"/>
        </w:rPr>
        <w:t xml:space="preserve">10. Schindler, D. J. &amp; </w:t>
      </w:r>
      <w:proofErr w:type="spellStart"/>
      <w:r w:rsidRPr="000C71DD">
        <w:rPr>
          <w:rFonts w:ascii="Calibri" w:hAnsi="Calibri" w:cs="Calibri"/>
          <w:sz w:val="22"/>
          <w:szCs w:val="22"/>
        </w:rPr>
        <w:t>Barahona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, M. (2023). Analysing multiscale </w:t>
      </w:r>
      <w:proofErr w:type="spellStart"/>
      <w:r w:rsidRPr="000C71DD">
        <w:rPr>
          <w:rFonts w:ascii="Calibri" w:hAnsi="Calibri" w:cs="Calibri"/>
          <w:sz w:val="22"/>
          <w:szCs w:val="22"/>
        </w:rPr>
        <w:t>clusterings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 with persistent homology. arXiv:2305.04281.</w:t>
      </w:r>
    </w:p>
    <w:p w14:paraId="557A9047" w14:textId="77777777" w:rsidR="001720EA" w:rsidRPr="000C71DD" w:rsidRDefault="001720EA" w:rsidP="00152C05">
      <w:pPr>
        <w:spacing w:line="216" w:lineRule="auto"/>
        <w:jc w:val="both"/>
        <w:rPr>
          <w:rFonts w:ascii="Calibri" w:hAnsi="Calibri" w:cs="Calibri"/>
          <w:sz w:val="22"/>
          <w:szCs w:val="22"/>
        </w:rPr>
      </w:pPr>
      <w:r w:rsidRPr="000C71DD">
        <w:rPr>
          <w:rFonts w:ascii="Calibri" w:hAnsi="Calibri" w:cs="Calibri"/>
          <w:sz w:val="22"/>
          <w:szCs w:val="22"/>
        </w:rPr>
        <w:t xml:space="preserve">11. Topaz, C. M., </w:t>
      </w:r>
      <w:proofErr w:type="spellStart"/>
      <w:r w:rsidRPr="000C71DD">
        <w:rPr>
          <w:rFonts w:ascii="Calibri" w:hAnsi="Calibri" w:cs="Calibri"/>
          <w:sz w:val="22"/>
          <w:szCs w:val="22"/>
        </w:rPr>
        <w:t>Ziegelmeier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, L. &amp; Halverson, T. (2015). Topological data analysis of biological aggregation models. </w:t>
      </w:r>
      <w:proofErr w:type="spellStart"/>
      <w:r w:rsidRPr="000C71DD">
        <w:rPr>
          <w:rFonts w:ascii="Calibri" w:hAnsi="Calibri" w:cs="Calibri"/>
          <w:sz w:val="22"/>
          <w:szCs w:val="22"/>
        </w:rPr>
        <w:t>PLoS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 ONE, 10(5), e0126383.</w:t>
      </w:r>
    </w:p>
    <w:p w14:paraId="59FDD8B8" w14:textId="77777777" w:rsidR="001720EA" w:rsidRPr="000C71DD" w:rsidRDefault="001720EA" w:rsidP="00152C05">
      <w:pPr>
        <w:spacing w:line="216" w:lineRule="auto"/>
        <w:jc w:val="both"/>
        <w:rPr>
          <w:rFonts w:ascii="Calibri" w:hAnsi="Calibri" w:cs="Calibri"/>
          <w:sz w:val="22"/>
          <w:szCs w:val="22"/>
        </w:rPr>
      </w:pPr>
      <w:r w:rsidRPr="000C71DD">
        <w:rPr>
          <w:rFonts w:ascii="Calibri" w:hAnsi="Calibri" w:cs="Calibri"/>
          <w:sz w:val="22"/>
          <w:szCs w:val="22"/>
        </w:rPr>
        <w:t xml:space="preserve">12. </w:t>
      </w:r>
      <w:proofErr w:type="spellStart"/>
      <w:r w:rsidRPr="000C71DD">
        <w:rPr>
          <w:rFonts w:ascii="Calibri" w:hAnsi="Calibri" w:cs="Calibri"/>
          <w:sz w:val="22"/>
          <w:szCs w:val="22"/>
        </w:rPr>
        <w:t>Bhaskar</w:t>
      </w:r>
      <w:proofErr w:type="spellEnd"/>
      <w:r w:rsidRPr="000C71DD">
        <w:rPr>
          <w:rFonts w:ascii="Calibri" w:hAnsi="Calibri" w:cs="Calibri"/>
          <w:sz w:val="22"/>
          <w:szCs w:val="22"/>
        </w:rPr>
        <w:t>, D. et al. (2019). Analysing collective motion with machine learning and topology. Chaos, 29(12), 123125.</w:t>
      </w:r>
    </w:p>
    <w:p w14:paraId="7A6FFE61" w14:textId="77777777" w:rsidR="001720EA" w:rsidRPr="000C71DD" w:rsidRDefault="001720EA" w:rsidP="00152C05">
      <w:pPr>
        <w:spacing w:line="216" w:lineRule="auto"/>
        <w:jc w:val="both"/>
        <w:rPr>
          <w:rFonts w:ascii="Calibri" w:hAnsi="Calibri" w:cs="Calibri"/>
          <w:sz w:val="22"/>
          <w:szCs w:val="22"/>
        </w:rPr>
      </w:pPr>
      <w:r w:rsidRPr="000C71DD">
        <w:rPr>
          <w:rFonts w:ascii="Calibri" w:hAnsi="Calibri" w:cs="Calibri"/>
          <w:sz w:val="22"/>
          <w:szCs w:val="22"/>
        </w:rPr>
        <w:t xml:space="preserve">13. </w:t>
      </w:r>
      <w:proofErr w:type="spellStart"/>
      <w:r w:rsidRPr="000C71DD">
        <w:rPr>
          <w:rFonts w:ascii="Calibri" w:hAnsi="Calibri" w:cs="Calibri"/>
          <w:sz w:val="22"/>
          <w:szCs w:val="22"/>
        </w:rPr>
        <w:t>Ballerini</w:t>
      </w:r>
      <w:proofErr w:type="spellEnd"/>
      <w:r w:rsidRPr="000C71DD">
        <w:rPr>
          <w:rFonts w:ascii="Calibri" w:hAnsi="Calibri" w:cs="Calibri"/>
          <w:sz w:val="22"/>
          <w:szCs w:val="22"/>
        </w:rPr>
        <w:t>, M. et al. (2008). Interaction ruling animal collective behaviour depends on topological rather than metric distance. PNAS, 105(4), 1232–1237.</w:t>
      </w:r>
    </w:p>
    <w:p w14:paraId="357ED2E3" w14:textId="77777777" w:rsidR="001720EA" w:rsidRPr="000C71DD" w:rsidRDefault="001720EA" w:rsidP="00152C05">
      <w:pPr>
        <w:spacing w:line="216" w:lineRule="auto"/>
        <w:jc w:val="both"/>
        <w:rPr>
          <w:rFonts w:ascii="Calibri" w:hAnsi="Calibri" w:cs="Calibri"/>
          <w:sz w:val="22"/>
          <w:szCs w:val="22"/>
        </w:rPr>
      </w:pPr>
      <w:r w:rsidRPr="000C71DD">
        <w:rPr>
          <w:rFonts w:ascii="Calibri" w:hAnsi="Calibri" w:cs="Calibri"/>
          <w:sz w:val="22"/>
          <w:szCs w:val="22"/>
        </w:rPr>
        <w:t xml:space="preserve">14. </w:t>
      </w:r>
      <w:proofErr w:type="spellStart"/>
      <w:r w:rsidRPr="000C71DD">
        <w:rPr>
          <w:rFonts w:ascii="Calibri" w:hAnsi="Calibri" w:cs="Calibri"/>
          <w:sz w:val="22"/>
          <w:szCs w:val="22"/>
        </w:rPr>
        <w:t>Gu</w:t>
      </w:r>
      <w:proofErr w:type="spellEnd"/>
      <w:r w:rsidRPr="000C71DD">
        <w:rPr>
          <w:rFonts w:ascii="Calibri" w:hAnsi="Calibri" w:cs="Calibri"/>
          <w:sz w:val="22"/>
          <w:szCs w:val="22"/>
        </w:rPr>
        <w:t>, K. et al. (2022). Change point detection in multi-agent systems based on higher-order features. Chaos, 32(11), 113117.</w:t>
      </w:r>
    </w:p>
    <w:p w14:paraId="5D6D2DD9" w14:textId="77777777" w:rsidR="001720EA" w:rsidRPr="000C71DD" w:rsidRDefault="001720EA" w:rsidP="00152C05">
      <w:pPr>
        <w:spacing w:line="216" w:lineRule="auto"/>
        <w:jc w:val="both"/>
        <w:rPr>
          <w:rFonts w:ascii="Calibri" w:hAnsi="Calibri" w:cs="Calibri"/>
          <w:sz w:val="22"/>
          <w:szCs w:val="22"/>
        </w:rPr>
      </w:pPr>
      <w:r w:rsidRPr="000C71DD">
        <w:rPr>
          <w:rFonts w:ascii="Calibri" w:hAnsi="Calibri" w:cs="Calibri"/>
          <w:sz w:val="22"/>
          <w:szCs w:val="22"/>
        </w:rPr>
        <w:t xml:space="preserve">15. </w:t>
      </w:r>
      <w:proofErr w:type="spellStart"/>
      <w:r w:rsidRPr="000C71DD">
        <w:rPr>
          <w:rFonts w:ascii="Calibri" w:hAnsi="Calibri" w:cs="Calibri"/>
          <w:sz w:val="22"/>
          <w:szCs w:val="22"/>
        </w:rPr>
        <w:t>Folgado</w:t>
      </w:r>
      <w:proofErr w:type="spellEnd"/>
      <w:r w:rsidRPr="000C71DD">
        <w:rPr>
          <w:rFonts w:ascii="Calibri" w:hAnsi="Calibri" w:cs="Calibri"/>
          <w:sz w:val="22"/>
          <w:szCs w:val="22"/>
        </w:rPr>
        <w:t>, H. et al. (2014). Length, width and centroid distance as measures of teams’ tactical performance in youth football. European Journal of Sport Science, 14(S1), S487–S492.</w:t>
      </w:r>
    </w:p>
    <w:p w14:paraId="4084C070" w14:textId="77777777" w:rsidR="001720EA" w:rsidRPr="000C71DD" w:rsidRDefault="001720EA" w:rsidP="00152C05">
      <w:pPr>
        <w:spacing w:line="216" w:lineRule="auto"/>
        <w:jc w:val="both"/>
        <w:rPr>
          <w:rFonts w:ascii="Calibri" w:hAnsi="Calibri" w:cs="Calibri"/>
          <w:sz w:val="22"/>
          <w:szCs w:val="22"/>
        </w:rPr>
      </w:pPr>
      <w:r w:rsidRPr="000C71DD">
        <w:rPr>
          <w:rFonts w:ascii="Calibri" w:hAnsi="Calibri" w:cs="Calibri"/>
          <w:sz w:val="22"/>
          <w:szCs w:val="22"/>
        </w:rPr>
        <w:t xml:space="preserve">16. </w:t>
      </w:r>
      <w:proofErr w:type="spellStart"/>
      <w:r w:rsidRPr="000C71DD">
        <w:rPr>
          <w:rFonts w:ascii="Calibri" w:hAnsi="Calibri" w:cs="Calibri"/>
          <w:sz w:val="22"/>
          <w:szCs w:val="22"/>
        </w:rPr>
        <w:t>Fernández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, J. &amp; </w:t>
      </w:r>
      <w:proofErr w:type="spellStart"/>
      <w:r w:rsidRPr="000C71DD">
        <w:rPr>
          <w:rFonts w:ascii="Calibri" w:hAnsi="Calibri" w:cs="Calibri"/>
          <w:sz w:val="22"/>
          <w:szCs w:val="22"/>
        </w:rPr>
        <w:t>Bornn</w:t>
      </w:r>
      <w:proofErr w:type="spellEnd"/>
      <w:r w:rsidRPr="000C71DD">
        <w:rPr>
          <w:rFonts w:ascii="Calibri" w:hAnsi="Calibri" w:cs="Calibri"/>
          <w:sz w:val="22"/>
          <w:szCs w:val="22"/>
        </w:rPr>
        <w:t>, L. (2018). Wide open spaces: a statistical technique for measuring space creation in professional soccer. Sloan Sports Analytics Conference.</w:t>
      </w:r>
    </w:p>
    <w:p w14:paraId="3FD76407" w14:textId="77777777" w:rsidR="001720EA" w:rsidRPr="000C71DD" w:rsidRDefault="001720EA" w:rsidP="00152C05">
      <w:pPr>
        <w:spacing w:line="216" w:lineRule="auto"/>
        <w:jc w:val="both"/>
        <w:rPr>
          <w:rFonts w:ascii="Calibri" w:hAnsi="Calibri" w:cs="Calibri"/>
          <w:sz w:val="22"/>
          <w:szCs w:val="22"/>
        </w:rPr>
      </w:pPr>
      <w:r w:rsidRPr="000C71DD">
        <w:rPr>
          <w:rFonts w:ascii="Calibri" w:hAnsi="Calibri" w:cs="Calibri"/>
          <w:sz w:val="22"/>
          <w:szCs w:val="22"/>
        </w:rPr>
        <w:t xml:space="preserve">17. Brown, R. et al. (2026). Multi-scale persistent homology for competitive spatial systems: measurement-aware methods and validation in professional football. </w:t>
      </w:r>
      <w:proofErr w:type="spellStart"/>
      <w:r w:rsidRPr="000C71DD">
        <w:rPr>
          <w:rFonts w:ascii="Calibri" w:hAnsi="Calibri" w:cs="Calibri"/>
          <w:sz w:val="22"/>
          <w:szCs w:val="22"/>
        </w:rPr>
        <w:t>ArXiv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 preprint; submitted to the Journal of Applied and Computational Topology.</w:t>
      </w:r>
    </w:p>
    <w:p w14:paraId="45252421" w14:textId="77777777" w:rsidR="001720EA" w:rsidRPr="000C71DD" w:rsidRDefault="001720EA" w:rsidP="00152C05">
      <w:pPr>
        <w:spacing w:line="216" w:lineRule="auto"/>
        <w:jc w:val="both"/>
        <w:rPr>
          <w:rFonts w:ascii="Calibri" w:hAnsi="Calibri" w:cs="Calibri"/>
          <w:sz w:val="22"/>
          <w:szCs w:val="22"/>
        </w:rPr>
      </w:pPr>
      <w:r w:rsidRPr="000C71DD">
        <w:rPr>
          <w:rFonts w:ascii="Calibri" w:hAnsi="Calibri" w:cs="Calibri"/>
          <w:sz w:val="22"/>
          <w:szCs w:val="22"/>
        </w:rPr>
        <w:t>18. Ramsay, J. O. &amp; Silverman, B. W. (2005). Functional Data Analysis (2nd ed.). Springer.</w:t>
      </w:r>
    </w:p>
    <w:p w14:paraId="3CE7D9AF" w14:textId="77777777" w:rsidR="001720EA" w:rsidRPr="000C71DD" w:rsidRDefault="001720EA" w:rsidP="00152C05">
      <w:pPr>
        <w:spacing w:line="216" w:lineRule="auto"/>
        <w:jc w:val="both"/>
        <w:rPr>
          <w:rFonts w:ascii="Calibri" w:hAnsi="Calibri" w:cs="Calibri"/>
          <w:sz w:val="22"/>
          <w:szCs w:val="22"/>
        </w:rPr>
      </w:pPr>
      <w:r w:rsidRPr="000C71DD">
        <w:rPr>
          <w:rFonts w:ascii="Calibri" w:hAnsi="Calibri" w:cs="Calibri"/>
          <w:sz w:val="22"/>
          <w:szCs w:val="22"/>
        </w:rPr>
        <w:t xml:space="preserve">19. Page, E. S. (1954). Continuous inspection schemes. </w:t>
      </w:r>
      <w:proofErr w:type="spellStart"/>
      <w:r w:rsidRPr="000C71DD">
        <w:rPr>
          <w:rFonts w:ascii="Calibri" w:hAnsi="Calibri" w:cs="Calibri"/>
          <w:sz w:val="22"/>
          <w:szCs w:val="22"/>
        </w:rPr>
        <w:t>Biometrika</w:t>
      </w:r>
      <w:proofErr w:type="spellEnd"/>
      <w:r w:rsidRPr="000C71DD">
        <w:rPr>
          <w:rFonts w:ascii="Calibri" w:hAnsi="Calibri" w:cs="Calibri"/>
          <w:sz w:val="22"/>
          <w:szCs w:val="22"/>
        </w:rPr>
        <w:t>, 41(1/2), 100–115.</w:t>
      </w:r>
    </w:p>
    <w:p w14:paraId="2596E44B" w14:textId="77777777" w:rsidR="001720EA" w:rsidRPr="000C71DD" w:rsidRDefault="001720EA" w:rsidP="00152C05">
      <w:pPr>
        <w:spacing w:line="216" w:lineRule="auto"/>
        <w:jc w:val="both"/>
        <w:rPr>
          <w:rFonts w:ascii="Calibri" w:hAnsi="Calibri" w:cs="Calibri"/>
          <w:sz w:val="22"/>
          <w:szCs w:val="22"/>
        </w:rPr>
      </w:pPr>
      <w:r w:rsidRPr="000C71DD">
        <w:rPr>
          <w:rFonts w:ascii="Calibri" w:hAnsi="Calibri" w:cs="Calibri"/>
          <w:sz w:val="22"/>
          <w:szCs w:val="22"/>
        </w:rPr>
        <w:t xml:space="preserve">20. Bauer, U. (2021). </w:t>
      </w:r>
      <w:proofErr w:type="spellStart"/>
      <w:r w:rsidRPr="000C71DD">
        <w:rPr>
          <w:rFonts w:ascii="Calibri" w:hAnsi="Calibri" w:cs="Calibri"/>
          <w:sz w:val="22"/>
          <w:szCs w:val="22"/>
        </w:rPr>
        <w:t>Ripser</w:t>
      </w:r>
      <w:proofErr w:type="spellEnd"/>
      <w:r w:rsidRPr="000C71DD">
        <w:rPr>
          <w:rFonts w:ascii="Calibri" w:hAnsi="Calibri" w:cs="Calibri"/>
          <w:sz w:val="22"/>
          <w:szCs w:val="22"/>
        </w:rPr>
        <w:t xml:space="preserve">: efficient computation of </w:t>
      </w:r>
      <w:proofErr w:type="spellStart"/>
      <w:r w:rsidRPr="000C71DD">
        <w:rPr>
          <w:rFonts w:ascii="Calibri" w:hAnsi="Calibri" w:cs="Calibri"/>
          <w:sz w:val="22"/>
          <w:szCs w:val="22"/>
        </w:rPr>
        <w:t>Vietoris</w:t>
      </w:r>
      <w:proofErr w:type="spellEnd"/>
      <w:r w:rsidRPr="000C71DD">
        <w:rPr>
          <w:rFonts w:ascii="Calibri" w:hAnsi="Calibri" w:cs="Calibri"/>
          <w:sz w:val="22"/>
          <w:szCs w:val="22"/>
        </w:rPr>
        <w:t>–Rips persistence barcodes. Journal of Applied and Computational Topology, 5(3), 391–423.</w:t>
      </w:r>
    </w:p>
    <w:p w14:paraId="28C0E34B" w14:textId="77777777" w:rsidR="001720EA" w:rsidRPr="000C71DD" w:rsidRDefault="001720EA" w:rsidP="00152C05">
      <w:pPr>
        <w:spacing w:line="216" w:lineRule="auto"/>
        <w:jc w:val="both"/>
        <w:rPr>
          <w:rFonts w:ascii="Calibri" w:hAnsi="Calibri" w:cs="Calibri"/>
          <w:sz w:val="22"/>
          <w:szCs w:val="22"/>
        </w:rPr>
      </w:pPr>
      <w:r w:rsidRPr="000C71DD">
        <w:rPr>
          <w:rFonts w:ascii="Calibri" w:hAnsi="Calibri" w:cs="Calibri"/>
          <w:sz w:val="22"/>
          <w:szCs w:val="22"/>
        </w:rPr>
        <w:t xml:space="preserve">21. Tauzin, G. et al. (2021). </w:t>
      </w:r>
      <w:proofErr w:type="spellStart"/>
      <w:r w:rsidRPr="000C71DD">
        <w:rPr>
          <w:rFonts w:ascii="Calibri" w:hAnsi="Calibri" w:cs="Calibri"/>
          <w:sz w:val="22"/>
          <w:szCs w:val="22"/>
        </w:rPr>
        <w:t>giotto-tda</w:t>
      </w:r>
      <w:proofErr w:type="spellEnd"/>
      <w:r w:rsidRPr="000C71DD">
        <w:rPr>
          <w:rFonts w:ascii="Calibri" w:hAnsi="Calibri" w:cs="Calibri"/>
          <w:sz w:val="22"/>
          <w:szCs w:val="22"/>
        </w:rPr>
        <w:t>: a topological data analysis toolkit for machine learning and data exploration. Journal of Machine Learning Research, 22(39), 1–6.</w:t>
      </w:r>
    </w:p>
    <w:p w14:paraId="25E63AA5" w14:textId="0ADC8A1E" w:rsidR="009F2263" w:rsidRPr="000C71DD" w:rsidRDefault="001720EA" w:rsidP="00152C05">
      <w:pPr>
        <w:spacing w:line="216" w:lineRule="auto"/>
        <w:jc w:val="both"/>
        <w:rPr>
          <w:rFonts w:ascii="Calibri" w:hAnsi="Calibri" w:cs="Calibri"/>
          <w:sz w:val="22"/>
          <w:szCs w:val="22"/>
        </w:rPr>
      </w:pPr>
      <w:r w:rsidRPr="000C71DD">
        <w:rPr>
          <w:rFonts w:ascii="Calibri" w:hAnsi="Calibri" w:cs="Calibri"/>
          <w:sz w:val="22"/>
          <w:szCs w:val="22"/>
        </w:rPr>
        <w:t>22. Brown, R. et al. (2026). Multi-scale topological signatures of tactical organisation in professional football. In preparation; to be submitted to the Journal of Sports Sciences.</w:t>
      </w:r>
    </w:p>
    <w:sectPr w:rsidR="009F2263" w:rsidRPr="000C71DD" w:rsidSect="005E1412">
      <w:pgSz w:w="11900" w:h="16840"/>
      <w:pgMar w:top="1134" w:right="1134" w:bottom="1134" w:left="1134" w:header="708" w:footer="708" w:gutter="0"/>
      <w:cols w:space="708"/>
      <w:docGrid w:linePitch="360"/>
      <w:sectPrChange w:id="250" w:author="Paul Williams" w:date="2026-08-16T19:40:00Z">
        <w:sectPr w:rsidR="009F2263" w:rsidRPr="000C71DD" w:rsidSect="005E1412">
          <w:pgMar w:top="1440" w:right="1440" w:bottom="1440" w:left="1440" w:header="708" w:footer="708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Paul Williams" w:date="2026-08-16T19:40:00Z" w:initials="PW">
    <w:p w14:paraId="2781CF3E" w14:textId="49AFAFDD" w:rsidR="005E1412" w:rsidRDefault="005E1412">
      <w:pPr>
        <w:pStyle w:val="CommentText"/>
      </w:pPr>
      <w:r>
        <w:rPr>
          <w:rStyle w:val="CommentReference"/>
        </w:rPr>
        <w:annotationRef/>
      </w:r>
      <w:r>
        <w:rPr>
          <w:rFonts w:ascii="Arial" w:hAnsi="Arial" w:cs="Arial"/>
          <w:color w:val="0B0C0C"/>
          <w:sz w:val="29"/>
          <w:szCs w:val="29"/>
          <w:shd w:val="clear" w:color="auto" w:fill="FFFFFF"/>
        </w:rPr>
        <w:t>The document should not be more than three sides of A4, single spaced in paper in 11-point Arial (or equivalent sans serif font) with margins of at least 2cm.</w:t>
      </w:r>
    </w:p>
  </w:comment>
  <w:comment w:id="56" w:author="Paul Williams" w:date="2026-08-16T19:54:00Z" w:initials="PW">
    <w:p w14:paraId="2DDC774E" w14:textId="13E3CCCB" w:rsidR="009F68F8" w:rsidRDefault="009F68F8">
      <w:pPr>
        <w:pStyle w:val="CommentText"/>
      </w:pPr>
      <w:r>
        <w:rPr>
          <w:rStyle w:val="CommentReference"/>
        </w:rPr>
        <w:annotationRef/>
      </w:r>
      <w:r>
        <w:t>Does this make sense?</w:t>
      </w:r>
    </w:p>
  </w:comment>
  <w:comment w:id="60" w:author="Paul Williams" w:date="2026-08-16T19:56:00Z" w:initials="PW">
    <w:p w14:paraId="4CFF80B6" w14:textId="77777777" w:rsidR="001E65DC" w:rsidRDefault="009F68F8">
      <w:pPr>
        <w:pStyle w:val="CommentText"/>
      </w:pPr>
      <w:r>
        <w:rPr>
          <w:rStyle w:val="CommentReference"/>
        </w:rPr>
        <w:annotationRef/>
      </w:r>
      <w:r>
        <w:t>This is a long time ago</w:t>
      </w:r>
      <w:r w:rsidR="001E65DC">
        <w:t>?</w:t>
      </w:r>
    </w:p>
    <w:p w14:paraId="5B5B0B4B" w14:textId="2BE088C9" w:rsidR="009F68F8" w:rsidRDefault="009F68F8">
      <w:pPr>
        <w:pStyle w:val="CommentText"/>
      </w:pPr>
      <w:r>
        <w:t xml:space="preserve">to confirm, nothing has changed </w:t>
      </w:r>
      <w:r w:rsidR="001E65DC">
        <w:t>since</w:t>
      </w:r>
      <w:r>
        <w:t>?</w:t>
      </w:r>
    </w:p>
    <w:p w14:paraId="5FEC49EE" w14:textId="77777777" w:rsidR="001E65DC" w:rsidRDefault="001E65DC">
      <w:pPr>
        <w:pStyle w:val="CommentText"/>
      </w:pPr>
    </w:p>
    <w:p w14:paraId="083C9995" w14:textId="5C845D75" w:rsidR="009F68F8" w:rsidRDefault="009F68F8">
      <w:pPr>
        <w:pStyle w:val="CommentText"/>
      </w:pPr>
      <w:r>
        <w:t xml:space="preserve">Rephrase </w:t>
      </w:r>
      <w:r w:rsidR="001E65DC">
        <w:t xml:space="preserve">to </w:t>
      </w:r>
      <w:r>
        <w:t xml:space="preserve">“that do not exist”? rather than a timeline that could be questioned? </w:t>
      </w:r>
    </w:p>
  </w:comment>
  <w:comment w:id="80" w:author="Paul Williams" w:date="2026-08-16T20:01:00Z" w:initials="PW">
    <w:p w14:paraId="741C9D3F" w14:textId="461B65E8" w:rsidR="00840A1C" w:rsidRDefault="00840A1C">
      <w:pPr>
        <w:pStyle w:val="CommentText"/>
      </w:pPr>
      <w:r>
        <w:rPr>
          <w:rStyle w:val="CommentReference"/>
        </w:rPr>
        <w:annotationRef/>
      </w:r>
      <w:r>
        <w:t>To confirm, your standard grant application will extend the framework to tumour-immune competi</w:t>
      </w:r>
      <w:r w:rsidR="00937B71">
        <w:t>ti</w:t>
      </w:r>
      <w:r>
        <w:t>on?</w:t>
      </w:r>
    </w:p>
  </w:comment>
  <w:comment w:id="94" w:author="Paul Williams" w:date="2026-08-16T20:06:00Z" w:initials="PW">
    <w:p w14:paraId="2C07D3E5" w14:textId="77777777" w:rsidR="00937B71" w:rsidRDefault="00D17D41">
      <w:pPr>
        <w:pStyle w:val="CommentText"/>
      </w:pPr>
      <w:r>
        <w:rPr>
          <w:rStyle w:val="CommentReference"/>
        </w:rPr>
        <w:annotationRef/>
      </w:r>
      <w:r>
        <w:t xml:space="preserve">Name some </w:t>
      </w:r>
      <w:r w:rsidR="00EA1BBD">
        <w:t xml:space="preserve">of these researchers / </w:t>
      </w:r>
      <w:r>
        <w:t>leading UK groups</w:t>
      </w:r>
      <w:r w:rsidR="00EA1BBD">
        <w:t xml:space="preserve"> in the field</w:t>
      </w:r>
    </w:p>
    <w:p w14:paraId="7DF0A9F4" w14:textId="15874F06" w:rsidR="00D17D41" w:rsidRDefault="00937B71">
      <w:pPr>
        <w:pStyle w:val="CommentText"/>
      </w:pPr>
      <w:r>
        <w:t>H</w:t>
      </w:r>
      <w:r w:rsidR="00C03B6D">
        <w:t xml:space="preserve">ow </w:t>
      </w:r>
      <w:r>
        <w:t xml:space="preserve">will your research </w:t>
      </w:r>
      <w:r w:rsidR="00C03B6D">
        <w:t xml:space="preserve">help them (i.e. </w:t>
      </w:r>
      <w:r>
        <w:t xml:space="preserve">add a sentence that </w:t>
      </w:r>
      <w:r w:rsidR="00C03B6D">
        <w:t>link</w:t>
      </w:r>
      <w:r>
        <w:t>s</w:t>
      </w:r>
      <w:r w:rsidR="00C03B6D">
        <w:t xml:space="preserve"> it to their on-going work</w:t>
      </w:r>
      <w:r>
        <w:t xml:space="preserve"> – use tangible examples</w:t>
      </w:r>
      <w:r w:rsidR="00C03B6D">
        <w:t>)</w:t>
      </w:r>
    </w:p>
  </w:comment>
  <w:comment w:id="98" w:author="Paul Williams" w:date="2026-08-17T10:10:00Z" w:initials="PW">
    <w:p w14:paraId="1D9C38F0" w14:textId="77777777" w:rsidR="00AC2C10" w:rsidRDefault="00C03B6D">
      <w:pPr>
        <w:pStyle w:val="CommentText"/>
      </w:pPr>
      <w:r>
        <w:rPr>
          <w:rStyle w:val="CommentReference"/>
        </w:rPr>
        <w:annotationRef/>
      </w:r>
      <w:r>
        <w:t>Define these “interpretable measures” in tangible terms</w:t>
      </w:r>
    </w:p>
    <w:p w14:paraId="2126AE42" w14:textId="16CF538E" w:rsidR="00C03B6D" w:rsidRDefault="00AC2C10">
      <w:pPr>
        <w:pStyle w:val="CommentText"/>
      </w:pPr>
      <w:r>
        <w:t>HOW</w:t>
      </w:r>
      <w:r w:rsidR="00C03B6D">
        <w:t xml:space="preserve"> will Swansea City use this to improve team or player performance or other?</w:t>
      </w:r>
    </w:p>
    <w:p w14:paraId="2AC52A88" w14:textId="675DAFD6" w:rsidR="00AC2C10" w:rsidRDefault="00AC2C10">
      <w:pPr>
        <w:pStyle w:val="CommentText"/>
      </w:pPr>
      <w:r>
        <w:t xml:space="preserve">HOW will </w:t>
      </w:r>
      <w:proofErr w:type="spellStart"/>
      <w:r>
        <w:t>statsbomb</w:t>
      </w:r>
      <w:proofErr w:type="spellEnd"/>
      <w:r>
        <w:t xml:space="preserve"> benefit?</w:t>
      </w:r>
    </w:p>
  </w:comment>
  <w:comment w:id="107" w:author="Rowan Brown" w:date="2026-08-14T12:30:00Z" w:initials="RB">
    <w:p w14:paraId="24917084" w14:textId="77777777" w:rsidR="000C71DD" w:rsidRDefault="000C71DD" w:rsidP="000C71DD">
      <w:r>
        <w:rPr>
          <w:rStyle w:val="CommentReference"/>
        </w:rPr>
        <w:annotationRef/>
      </w:r>
      <w:r>
        <w:rPr>
          <w:sz w:val="20"/>
          <w:szCs w:val="20"/>
        </w:rPr>
        <w:t xml:space="preserve">recheck numbers </w:t>
      </w:r>
    </w:p>
  </w:comment>
  <w:comment w:id="108" w:author="Paul Williams" w:date="2026-08-17T10:14:00Z" w:initials="PW">
    <w:p w14:paraId="4C3282B8" w14:textId="04606F54" w:rsidR="00AC2C10" w:rsidRDefault="00E0132E">
      <w:pPr>
        <w:pStyle w:val="CommentText"/>
      </w:pPr>
      <w:r>
        <w:rPr>
          <w:rStyle w:val="CommentReference"/>
        </w:rPr>
        <w:annotationRef/>
      </w:r>
      <w:r w:rsidR="00AC2C10">
        <w:t xml:space="preserve">To confirm, the required </w:t>
      </w:r>
      <w:r>
        <w:t xml:space="preserve">data </w:t>
      </w:r>
      <w:r w:rsidR="00AC2C10">
        <w:t>(</w:t>
      </w:r>
      <w:r>
        <w:t>on all championship matches</w:t>
      </w:r>
      <w:r w:rsidR="00AC2C10">
        <w:t>)</w:t>
      </w:r>
      <w:r>
        <w:t xml:space="preserve">, </w:t>
      </w:r>
      <w:r w:rsidR="00AC2C10">
        <w:t xml:space="preserve">is fully available from </w:t>
      </w:r>
      <w:proofErr w:type="spellStart"/>
      <w:r w:rsidR="00AC2C10">
        <w:t>Statsbomb</w:t>
      </w:r>
      <w:proofErr w:type="spellEnd"/>
      <w:r w:rsidR="00AC2C10">
        <w:t>?</w:t>
      </w:r>
    </w:p>
    <w:p w14:paraId="34BC5F31" w14:textId="029BAEC1" w:rsidR="00E0132E" w:rsidRDefault="00E0132E">
      <w:pPr>
        <w:pStyle w:val="CommentText"/>
      </w:pPr>
    </w:p>
  </w:comment>
  <w:comment w:id="123" w:author="Paul Williams" w:date="2026-08-17T10:35:00Z" w:initials="PW">
    <w:p w14:paraId="410C5C59" w14:textId="7439FC37" w:rsidR="00CB6757" w:rsidRDefault="00CB6757">
      <w:pPr>
        <w:pStyle w:val="CommentText"/>
      </w:pPr>
      <w:r>
        <w:t xml:space="preserve">What does this mean - </w:t>
      </w:r>
      <w:r>
        <w:rPr>
          <w:rStyle w:val="CommentReference"/>
        </w:rPr>
        <w:annotationRef/>
      </w:r>
      <w:r>
        <w:t xml:space="preserve">make these </w:t>
      </w:r>
      <w:r w:rsidR="003A387B">
        <w:t xml:space="preserve">more </w:t>
      </w:r>
      <w:r>
        <w:t>descriptive</w:t>
      </w:r>
    </w:p>
  </w:comment>
  <w:comment w:id="124" w:author="Paul Williams" w:date="2026-08-17T10:35:00Z" w:initials="PW">
    <w:p w14:paraId="305E8313" w14:textId="4234CFB2" w:rsidR="00CB6757" w:rsidRDefault="00CB6757">
      <w:pPr>
        <w:pStyle w:val="CommentText"/>
      </w:pPr>
      <w:r>
        <w:rPr>
          <w:rStyle w:val="CommentReference"/>
        </w:rPr>
        <w:annotationRef/>
      </w:r>
      <w:r>
        <w:t>?</w:t>
      </w:r>
    </w:p>
  </w:comment>
  <w:comment w:id="110" w:author="Paul Williams" w:date="2026-08-17T10:17:00Z" w:initials="PW">
    <w:p w14:paraId="3E3B058D" w14:textId="6C229888" w:rsidR="000768AB" w:rsidRDefault="000768AB">
      <w:pPr>
        <w:pStyle w:val="CommentText"/>
      </w:pPr>
      <w:r>
        <w:rPr>
          <w:rStyle w:val="CommentReference"/>
        </w:rPr>
        <w:annotationRef/>
      </w:r>
      <w:r>
        <w:t xml:space="preserve">O2 has </w:t>
      </w:r>
      <w:r w:rsidR="00CB6757">
        <w:t>success criteria, but 01</w:t>
      </w:r>
      <w:r>
        <w:t xml:space="preserve"> does</w:t>
      </w:r>
      <w:r w:rsidR="00CB6757">
        <w:t>n’t</w:t>
      </w:r>
      <w:r>
        <w:t>?</w:t>
      </w:r>
    </w:p>
  </w:comment>
  <w:comment w:id="111" w:author="Paul Williams" w:date="2026-08-17T11:09:00Z" w:initials="PW">
    <w:p w14:paraId="5F26E827" w14:textId="71DC9E4F" w:rsidR="00B070A0" w:rsidRDefault="00B070A0">
      <w:pPr>
        <w:pStyle w:val="CommentText"/>
      </w:pPr>
      <w:r>
        <w:rPr>
          <w:rStyle w:val="CommentReference"/>
        </w:rPr>
        <w:annotationRef/>
      </w:r>
      <w:r>
        <w:t xml:space="preserve">These should be </w:t>
      </w:r>
      <w:r w:rsidRPr="00B070A0">
        <w:rPr>
          <w:highlight w:val="yellow"/>
        </w:rPr>
        <w:t>Work Packages</w:t>
      </w:r>
      <w:r>
        <w:t xml:space="preserve"> linked to the Objectives</w:t>
      </w:r>
    </w:p>
  </w:comment>
  <w:comment w:id="126" w:author="Paul Williams" w:date="2026-08-17T10:36:00Z" w:initials="PW">
    <w:p w14:paraId="7F10B90D" w14:textId="4982F4D1" w:rsidR="00CB6757" w:rsidRDefault="00CB6757">
      <w:pPr>
        <w:pStyle w:val="CommentText"/>
      </w:pPr>
      <w:r>
        <w:rPr>
          <w:rStyle w:val="CommentReference"/>
        </w:rPr>
        <w:annotationRef/>
      </w:r>
      <w:r>
        <w:t>?</w:t>
      </w:r>
    </w:p>
  </w:comment>
  <w:comment w:id="128" w:author="Paul Williams" w:date="2026-08-17T10:36:00Z" w:initials="PW">
    <w:p w14:paraId="3FF6C1E7" w14:textId="4516EBBC" w:rsidR="00CB6757" w:rsidRDefault="00CB6757">
      <w:pPr>
        <w:pStyle w:val="CommentText"/>
      </w:pPr>
      <w:r>
        <w:rPr>
          <w:rStyle w:val="CommentReference"/>
        </w:rPr>
        <w:annotationRef/>
      </w:r>
      <w:r>
        <w:t xml:space="preserve">You only have 3 Objectives?  </w:t>
      </w:r>
      <w:r w:rsidR="003A387B">
        <w:t>(</w:t>
      </w:r>
      <w:r>
        <w:t>section 3</w:t>
      </w:r>
      <w:r w:rsidR="003A387B">
        <w:t>)</w:t>
      </w:r>
    </w:p>
  </w:comment>
  <w:comment w:id="157" w:author="Paul Williams" w:date="2026-08-17T10:42:00Z" w:initials="PW">
    <w:p w14:paraId="2A56FD68" w14:textId="315E87B9" w:rsidR="00CB6757" w:rsidRDefault="00CB6757">
      <w:pPr>
        <w:pStyle w:val="CommentText"/>
      </w:pPr>
      <w:r>
        <w:rPr>
          <w:rStyle w:val="CommentReference"/>
        </w:rPr>
        <w:annotationRef/>
      </w:r>
      <w:r>
        <w:t>Add the Risk Level and Impact to each (e.g. R1: Low / Medium)</w:t>
      </w:r>
    </w:p>
  </w:comment>
  <w:comment w:id="179" w:author="Paul Williams" w:date="2026-08-17T10:54:00Z" w:initials="PW">
    <w:p w14:paraId="7C7EEFD3" w14:textId="6DB7843F" w:rsidR="00ED0E69" w:rsidRDefault="00ED0E69">
      <w:pPr>
        <w:pStyle w:val="CommentText"/>
      </w:pPr>
      <w:r>
        <w:rPr>
          <w:rStyle w:val="CommentReference"/>
        </w:rPr>
        <w:annotationRef/>
      </w:r>
      <w:r>
        <w:t>What is the IMPACT for Swansea</w:t>
      </w:r>
      <w:r w:rsidR="003A387B">
        <w:t xml:space="preserve"> CITY</w:t>
      </w:r>
      <w:r>
        <w:t>?</w:t>
      </w:r>
    </w:p>
  </w:comment>
  <w:comment w:id="195" w:author="Rowan Brown" w:date="2026-08-14T12:23:00Z" w:initials="RB">
    <w:p w14:paraId="01904AFD" w14:textId="77777777" w:rsidR="00394130" w:rsidRDefault="00394130" w:rsidP="00394130">
      <w:r>
        <w:rPr>
          <w:rStyle w:val="CommentReference"/>
        </w:rPr>
        <w:annotationRef/>
      </w:r>
      <w:r>
        <w:rPr>
          <w:sz w:val="20"/>
          <w:szCs w:val="20"/>
        </w:rPr>
        <w:t>This may change for Nelly?</w:t>
      </w:r>
    </w:p>
  </w:comment>
  <w:comment w:id="232" w:author="Paul Williams" w:date="2026-08-17T10:55:00Z" w:initials="PW">
    <w:p w14:paraId="3C921918" w14:textId="68B5DE95" w:rsidR="00ED0E69" w:rsidRDefault="00ED0E69">
      <w:pPr>
        <w:pStyle w:val="CommentText"/>
      </w:pPr>
      <w:r>
        <w:rPr>
          <w:rStyle w:val="CommentReference"/>
        </w:rPr>
        <w:annotationRef/>
      </w:r>
      <w:proofErr w:type="spellStart"/>
      <w:r>
        <w:t>Statsbomb</w:t>
      </w:r>
      <w:proofErr w:type="spellEnd"/>
      <w:r>
        <w:t>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781CF3E" w15:done="0"/>
  <w15:commentEx w15:paraId="2DDC774E" w15:done="0"/>
  <w15:commentEx w15:paraId="083C9995" w15:done="0"/>
  <w15:commentEx w15:paraId="741C9D3F" w15:done="0"/>
  <w15:commentEx w15:paraId="7DF0A9F4" w15:done="0"/>
  <w15:commentEx w15:paraId="2AC52A88" w15:done="0"/>
  <w15:commentEx w15:paraId="24917084" w15:done="0"/>
  <w15:commentEx w15:paraId="34BC5F31" w15:done="0"/>
  <w15:commentEx w15:paraId="410C5C59" w15:done="0"/>
  <w15:commentEx w15:paraId="305E8313" w15:done="0"/>
  <w15:commentEx w15:paraId="3E3B058D" w15:done="0"/>
  <w15:commentEx w15:paraId="5F26E827" w15:done="0"/>
  <w15:commentEx w15:paraId="7F10B90D" w15:done="0"/>
  <w15:commentEx w15:paraId="3FF6C1E7" w15:done="0"/>
  <w15:commentEx w15:paraId="2A56FD68" w15:done="0"/>
  <w15:commentEx w15:paraId="7C7EEFD3" w15:done="0"/>
  <w15:commentEx w15:paraId="01904AFD" w15:done="0"/>
  <w15:commentEx w15:paraId="3C92191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7E5770E" w16cex:dateUtc="2026-08-14T11:30:00Z"/>
  <w16cex:commentExtensible w16cex:durableId="7D64C971" w16cex:dateUtc="2026-08-14T11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4917084" w16cid:durableId="17E5770E"/>
  <w16cid:commentId w16cid:paraId="01904AFD" w16cid:durableId="7D64C97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Paul Williams">
    <w15:presenceInfo w15:providerId="None" w15:userId="Paul Williams"/>
  </w15:person>
  <w15:person w15:author="Rowan Brown">
    <w15:presenceInfo w15:providerId="AD" w15:userId="S::M.R.Brown@Swansea.ac.uk::7db14885-5917-4069-b383-4b2fc991afe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0EA"/>
    <w:rsid w:val="00040399"/>
    <w:rsid w:val="000768AB"/>
    <w:rsid w:val="000B25C9"/>
    <w:rsid w:val="000C71DD"/>
    <w:rsid w:val="00152C05"/>
    <w:rsid w:val="001720EA"/>
    <w:rsid w:val="001E65DC"/>
    <w:rsid w:val="00394130"/>
    <w:rsid w:val="0039664B"/>
    <w:rsid w:val="003A387B"/>
    <w:rsid w:val="005D7D6A"/>
    <w:rsid w:val="005E1412"/>
    <w:rsid w:val="006F37CD"/>
    <w:rsid w:val="00716867"/>
    <w:rsid w:val="00736938"/>
    <w:rsid w:val="00762469"/>
    <w:rsid w:val="00840A1C"/>
    <w:rsid w:val="008C5AD8"/>
    <w:rsid w:val="00937B71"/>
    <w:rsid w:val="009F2263"/>
    <w:rsid w:val="009F68F8"/>
    <w:rsid w:val="00AC2C10"/>
    <w:rsid w:val="00B03625"/>
    <w:rsid w:val="00B070A0"/>
    <w:rsid w:val="00B273CF"/>
    <w:rsid w:val="00B57472"/>
    <w:rsid w:val="00B77E64"/>
    <w:rsid w:val="00B80347"/>
    <w:rsid w:val="00C03B6D"/>
    <w:rsid w:val="00C436ED"/>
    <w:rsid w:val="00C63905"/>
    <w:rsid w:val="00C8460E"/>
    <w:rsid w:val="00CB6757"/>
    <w:rsid w:val="00D17D41"/>
    <w:rsid w:val="00E0132E"/>
    <w:rsid w:val="00E420E1"/>
    <w:rsid w:val="00EA1BBD"/>
    <w:rsid w:val="00EA1C93"/>
    <w:rsid w:val="00ED0E69"/>
    <w:rsid w:val="00F301F7"/>
    <w:rsid w:val="00F3561F"/>
    <w:rsid w:val="00F406E1"/>
    <w:rsid w:val="00F9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0360F"/>
  <w15:chartTrackingRefBased/>
  <w15:docId w15:val="{E1DF9E11-5249-B442-9895-509446FE2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0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0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0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0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0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0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0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0EA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941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413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413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41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413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141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4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10" Type="http://schemas.microsoft.com/office/2016/09/relationships/commentsIds" Target="commentsIds.xml"/><Relationship Id="rId4" Type="http://schemas.openxmlformats.org/officeDocument/2006/relationships/comments" Target="comment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939</TotalTime>
  <Pages>4</Pages>
  <Words>2699</Words>
  <Characters>15389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Rowan Brown</dc:creator>
  <cp:keywords/>
  <dc:description/>
  <cp:lastModifiedBy>Paul Williams</cp:lastModifiedBy>
  <cp:revision>19</cp:revision>
  <dcterms:created xsi:type="dcterms:W3CDTF">2026-08-16T18:41:00Z</dcterms:created>
  <dcterms:modified xsi:type="dcterms:W3CDTF">2026-08-17T10:20:00Z</dcterms:modified>
</cp:coreProperties>
</file>