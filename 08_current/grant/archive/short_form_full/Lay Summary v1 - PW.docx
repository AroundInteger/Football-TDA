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ACDF57" w14:textId="77777777" w:rsidR="008851A3" w:rsidRPr="008851A3" w:rsidRDefault="008851A3" w:rsidP="008851A3">
      <w:pPr>
        <w:rPr>
          <w:rFonts w:ascii="Calibri Light" w:hAnsi="Calibri Light" w:cs="Calibri Light"/>
          <w:b/>
          <w:bCs/>
          <w:sz w:val="22"/>
          <w:szCs w:val="22"/>
        </w:rPr>
      </w:pPr>
      <w:commentRangeStart w:id="0"/>
      <w:r w:rsidRPr="008851A3">
        <w:rPr>
          <w:rFonts w:ascii="Calibri Light" w:hAnsi="Calibri Light" w:cs="Calibri Light"/>
          <w:b/>
          <w:bCs/>
          <w:sz w:val="22"/>
          <w:szCs w:val="22"/>
        </w:rPr>
        <w:t>Context</w:t>
      </w:r>
      <w:commentRangeEnd w:id="0"/>
      <w:r w:rsidR="00164EDA">
        <w:rPr>
          <w:rStyle w:val="CommentReference"/>
        </w:rPr>
        <w:commentReference w:id="0"/>
      </w:r>
    </w:p>
    <w:p w14:paraId="3700DD27" w14:textId="72D3E57E" w:rsidR="008851A3" w:rsidRDefault="008851A3" w:rsidP="008851A3">
      <w:pPr>
        <w:rPr>
          <w:ins w:id="1" w:author="Paul Williams" w:date="2026-08-14T19:57:00Z"/>
          <w:rFonts w:ascii="Calibri Light" w:hAnsi="Calibri Light" w:cs="Calibri Light"/>
          <w:sz w:val="22"/>
          <w:szCs w:val="22"/>
        </w:rPr>
      </w:pPr>
      <w:r w:rsidRPr="008851A3">
        <w:rPr>
          <w:rFonts w:ascii="Calibri Light" w:hAnsi="Calibri Light" w:cs="Calibri Light"/>
          <w:sz w:val="22"/>
          <w:szCs w:val="22"/>
        </w:rPr>
        <w:t>When groups of agents compete inside a bounded space, they</w:t>
      </w:r>
      <w:ins w:id="2" w:author="Paul Williams" w:date="2026-08-14T19:36:00Z">
        <w:r w:rsidR="00207BA3">
          <w:rPr>
            <w:rFonts w:ascii="Calibri Light" w:hAnsi="Calibri Light" w:cs="Calibri Light"/>
            <w:sz w:val="22"/>
            <w:szCs w:val="22"/>
          </w:rPr>
          <w:t xml:space="preserve"> </w:t>
        </w:r>
      </w:ins>
      <w:del w:id="3" w:author="Paul Williams" w:date="2026-08-14T19:36:00Z">
        <w:r w:rsidRPr="008851A3" w:rsidDel="005134A2">
          <w:rPr>
            <w:rFonts w:ascii="Calibri Light" w:hAnsi="Calibri Light" w:cs="Calibri Light"/>
            <w:sz w:val="22"/>
            <w:szCs w:val="22"/>
          </w:rPr>
          <w:delText xml:space="preserve"> </w:delText>
        </w:r>
      </w:del>
      <w:r w:rsidRPr="008851A3">
        <w:rPr>
          <w:rFonts w:ascii="Calibri Light" w:hAnsi="Calibri Light" w:cs="Calibri Light"/>
          <w:sz w:val="22"/>
          <w:szCs w:val="22"/>
        </w:rPr>
        <w:t>organise at several spatial scales</w:t>
      </w:r>
      <w:ins w:id="4" w:author="Paul Williams" w:date="2026-08-16T19:34:00Z">
        <w:r w:rsidR="00207BA3">
          <w:rPr>
            <w:rFonts w:ascii="Calibri Light" w:hAnsi="Calibri Light" w:cs="Calibri Light"/>
            <w:sz w:val="22"/>
            <w:szCs w:val="22"/>
          </w:rPr>
          <w:t xml:space="preserve"> at once</w:t>
        </w:r>
      </w:ins>
      <w:del w:id="5" w:author="Paul Williams" w:date="2026-08-14T19:36:00Z">
        <w:r w:rsidRPr="008851A3" w:rsidDel="005134A2">
          <w:rPr>
            <w:rFonts w:ascii="Calibri Light" w:hAnsi="Calibri Light" w:cs="Calibri Light"/>
            <w:sz w:val="22"/>
            <w:szCs w:val="22"/>
          </w:rPr>
          <w:delText xml:space="preserve"> at once</w:delText>
        </w:r>
      </w:del>
      <w:r w:rsidRPr="008851A3">
        <w:rPr>
          <w:rFonts w:ascii="Calibri Light" w:hAnsi="Calibri Light" w:cs="Calibri Light"/>
          <w:sz w:val="22"/>
          <w:szCs w:val="22"/>
        </w:rPr>
        <w:t>. Local clusters, larger groupings and the envelope of the whole collection coexist, and each scale hides structure the others cannot see</w:t>
      </w:r>
      <w:ins w:id="6" w:author="Paul Williams" w:date="2026-08-14T19:34:00Z">
        <w:r w:rsidR="006076A3">
          <w:rPr>
            <w:rFonts w:ascii="Calibri Light" w:hAnsi="Calibri Light" w:cs="Calibri Light"/>
            <w:sz w:val="22"/>
            <w:szCs w:val="22"/>
          </w:rPr>
          <w:t xml:space="preserve"> </w:t>
        </w:r>
      </w:ins>
      <w:ins w:id="7" w:author="Paul Williams" w:date="2026-08-14T19:37:00Z">
        <w:r w:rsidR="005134A2">
          <w:rPr>
            <w:rFonts w:ascii="Calibri Light" w:hAnsi="Calibri Light" w:cs="Calibri Light"/>
            <w:sz w:val="22"/>
            <w:szCs w:val="22"/>
          </w:rPr>
          <w:t xml:space="preserve"> </w:t>
        </w:r>
      </w:ins>
      <w:ins w:id="8" w:author="Paul Williams" w:date="2026-08-14T19:34:00Z">
        <w:r w:rsidR="006076A3">
          <w:rPr>
            <w:rFonts w:ascii="Calibri Light" w:hAnsi="Calibri Light" w:cs="Calibri Light"/>
            <w:sz w:val="22"/>
            <w:szCs w:val="22"/>
          </w:rPr>
          <w:t xml:space="preserve">- </w:t>
        </w:r>
      </w:ins>
      <w:del w:id="9" w:author="Paul Williams" w:date="2026-08-14T19:34:00Z">
        <w:r w:rsidRPr="008851A3" w:rsidDel="006076A3">
          <w:rPr>
            <w:rFonts w:ascii="Calibri Light" w:hAnsi="Calibri Light" w:cs="Calibri Light"/>
            <w:sz w:val="22"/>
            <w:szCs w:val="22"/>
          </w:rPr>
          <w:delText>. T</w:delText>
        </w:r>
      </w:del>
      <w:ins w:id="10" w:author="Paul Williams" w:date="2026-08-14T19:34:00Z">
        <w:r w:rsidR="006076A3">
          <w:rPr>
            <w:rFonts w:ascii="Calibri Light" w:hAnsi="Calibri Light" w:cs="Calibri Light"/>
            <w:sz w:val="22"/>
            <w:szCs w:val="22"/>
          </w:rPr>
          <w:t>t</w:t>
        </w:r>
      </w:ins>
      <w:r w:rsidRPr="008851A3">
        <w:rPr>
          <w:rFonts w:ascii="Calibri Light" w:hAnsi="Calibri Light" w:cs="Calibri Light"/>
          <w:sz w:val="22"/>
          <w:szCs w:val="22"/>
        </w:rPr>
        <w:t xml:space="preserve">he situation </w:t>
      </w:r>
      <w:ins w:id="11" w:author="Paul Williams" w:date="2026-08-14T19:40:00Z">
        <w:r w:rsidR="005134A2">
          <w:rPr>
            <w:rFonts w:ascii="Calibri Light" w:hAnsi="Calibri Light" w:cs="Calibri Light"/>
            <w:sz w:val="22"/>
            <w:szCs w:val="22"/>
          </w:rPr>
          <w:t xml:space="preserve">resembles </w:t>
        </w:r>
      </w:ins>
      <w:del w:id="12" w:author="Paul Williams" w:date="2026-08-14T19:40:00Z">
        <w:r w:rsidRPr="008851A3" w:rsidDel="005134A2">
          <w:rPr>
            <w:rFonts w:ascii="Calibri Light" w:hAnsi="Calibri Light" w:cs="Calibri Light"/>
            <w:sz w:val="22"/>
            <w:szCs w:val="22"/>
          </w:rPr>
          <w:delText xml:space="preserve">is </w:delText>
        </w:r>
      </w:del>
      <w:del w:id="13" w:author="Paul Williams" w:date="2026-08-14T19:37:00Z">
        <w:r w:rsidRPr="008851A3" w:rsidDel="005134A2">
          <w:rPr>
            <w:rFonts w:ascii="Calibri Light" w:hAnsi="Calibri Light" w:cs="Calibri Light"/>
            <w:sz w:val="22"/>
            <w:szCs w:val="22"/>
          </w:rPr>
          <w:delText xml:space="preserve">like </w:delText>
        </w:r>
      </w:del>
      <w:r w:rsidRPr="008851A3">
        <w:rPr>
          <w:rFonts w:ascii="Calibri Light" w:hAnsi="Calibri Light" w:cs="Calibri Light"/>
          <w:sz w:val="22"/>
          <w:szCs w:val="22"/>
        </w:rPr>
        <w:t xml:space="preserve">a map that must be read at street, neighbourhood and city zoom </w:t>
      </w:r>
      <w:ins w:id="14" w:author="Paul Williams" w:date="2026-08-14T19:40:00Z">
        <w:r w:rsidR="005134A2">
          <w:rPr>
            <w:rFonts w:ascii="Calibri Light" w:hAnsi="Calibri Light" w:cs="Calibri Light"/>
            <w:sz w:val="22"/>
            <w:szCs w:val="22"/>
          </w:rPr>
          <w:t xml:space="preserve">all </w:t>
        </w:r>
      </w:ins>
      <w:ins w:id="15" w:author="Paul Williams" w:date="2026-08-14T19:38:00Z">
        <w:r w:rsidR="005134A2">
          <w:rPr>
            <w:rFonts w:ascii="Calibri Light" w:hAnsi="Calibri Light" w:cs="Calibri Light"/>
            <w:sz w:val="22"/>
            <w:szCs w:val="22"/>
          </w:rPr>
          <w:t>together</w:t>
        </w:r>
      </w:ins>
      <w:del w:id="16" w:author="Paul Williams" w:date="2026-08-14T19:38:00Z">
        <w:r w:rsidRPr="008851A3" w:rsidDel="005134A2">
          <w:rPr>
            <w:rFonts w:ascii="Calibri Light" w:hAnsi="Calibri Light" w:cs="Calibri Light"/>
            <w:sz w:val="22"/>
            <w:szCs w:val="22"/>
          </w:rPr>
          <w:delText>simultaneously</w:delText>
        </w:r>
      </w:del>
      <w:r w:rsidRPr="008851A3">
        <w:rPr>
          <w:rFonts w:ascii="Calibri Light" w:hAnsi="Calibri Light" w:cs="Calibri Light"/>
          <w:sz w:val="22"/>
          <w:szCs w:val="22"/>
        </w:rPr>
        <w:t xml:space="preserve">. </w:t>
      </w:r>
      <w:ins w:id="17" w:author="Paul Williams" w:date="2026-08-14T19:41:00Z">
        <w:r w:rsidR="005134A2">
          <w:rPr>
            <w:rFonts w:ascii="Calibri Light" w:hAnsi="Calibri Light" w:cs="Calibri Light"/>
            <w:sz w:val="22"/>
            <w:szCs w:val="22"/>
          </w:rPr>
          <w:t>Typical e</w:t>
        </w:r>
      </w:ins>
      <w:ins w:id="18" w:author="Paul Williams" w:date="2026-08-14T19:35:00Z">
        <w:r w:rsidR="006076A3">
          <w:rPr>
            <w:rFonts w:ascii="Calibri Light" w:hAnsi="Calibri Light" w:cs="Calibri Light"/>
            <w:sz w:val="22"/>
            <w:szCs w:val="22"/>
          </w:rPr>
          <w:t>xamples include p</w:t>
        </w:r>
      </w:ins>
      <w:ins w:id="19" w:author="Paul Williams" w:date="2026-08-14T19:33:00Z">
        <w:r w:rsidR="006076A3" w:rsidRPr="008851A3">
          <w:rPr>
            <w:rFonts w:ascii="Calibri Light" w:hAnsi="Calibri Light" w:cs="Calibri Light"/>
            <w:sz w:val="22"/>
            <w:szCs w:val="22"/>
          </w:rPr>
          <w:t>rofessional football, autonomous coordination</w:t>
        </w:r>
        <w:r w:rsidR="006076A3">
          <w:rPr>
            <w:rFonts w:ascii="Calibri Light" w:hAnsi="Calibri Light" w:cs="Calibri Light"/>
            <w:sz w:val="22"/>
            <w:szCs w:val="22"/>
          </w:rPr>
          <w:t xml:space="preserve"> and territorial animal groups</w:t>
        </w:r>
      </w:ins>
      <w:ins w:id="20" w:author="Paul Williams" w:date="2026-08-14T19:35:00Z">
        <w:r w:rsidR="006076A3">
          <w:rPr>
            <w:rFonts w:ascii="Calibri Light" w:hAnsi="Calibri Light" w:cs="Calibri Light"/>
            <w:sz w:val="22"/>
            <w:szCs w:val="22"/>
          </w:rPr>
          <w:t xml:space="preserve">. This </w:t>
        </w:r>
      </w:ins>
      <w:del w:id="21" w:author="Paul Williams" w:date="2026-08-14T19:34:00Z">
        <w:r w:rsidRPr="008851A3" w:rsidDel="006076A3">
          <w:rPr>
            <w:rFonts w:ascii="Calibri Light" w:hAnsi="Calibri Light" w:cs="Calibri Light"/>
            <w:sz w:val="22"/>
            <w:szCs w:val="22"/>
          </w:rPr>
          <w:delText>T</w:delText>
        </w:r>
      </w:del>
      <w:del w:id="22" w:author="Paul Williams" w:date="2026-08-14T19:35:00Z">
        <w:r w:rsidRPr="008851A3" w:rsidDel="006076A3">
          <w:rPr>
            <w:rFonts w:ascii="Calibri Light" w:hAnsi="Calibri Light" w:cs="Calibri Light"/>
            <w:sz w:val="22"/>
            <w:szCs w:val="22"/>
          </w:rPr>
          <w:delText xml:space="preserve">his </w:delText>
        </w:r>
      </w:del>
      <w:r w:rsidRPr="008851A3">
        <w:rPr>
          <w:rFonts w:ascii="Calibri Light" w:hAnsi="Calibri Light" w:cs="Calibri Light"/>
          <w:sz w:val="22"/>
          <w:szCs w:val="22"/>
        </w:rPr>
        <w:t>project builds the mathematical tools to measure those levels together and to track how competitive pressure reshapes them</w:t>
      </w:r>
      <w:ins w:id="23" w:author="Paul Williams" w:date="2026-08-14T19:34:00Z">
        <w:r w:rsidR="006076A3">
          <w:rPr>
            <w:rFonts w:ascii="Calibri Light" w:hAnsi="Calibri Light" w:cs="Calibri Light"/>
            <w:sz w:val="22"/>
            <w:szCs w:val="22"/>
          </w:rPr>
          <w:t xml:space="preserve">, using </w:t>
        </w:r>
      </w:ins>
      <w:del w:id="24" w:author="Paul Williams" w:date="2026-08-14T19:33:00Z">
        <w:r w:rsidRPr="008851A3" w:rsidDel="006076A3">
          <w:rPr>
            <w:rFonts w:ascii="Calibri Light" w:hAnsi="Calibri Light" w:cs="Calibri Light"/>
            <w:sz w:val="22"/>
            <w:szCs w:val="22"/>
          </w:rPr>
          <w:delText>. Professional football, autonomous coordination and territorial animal groups are examples of the same class</w:delText>
        </w:r>
      </w:del>
      <w:del w:id="25" w:author="Paul Williams" w:date="2026-08-14T19:34:00Z">
        <w:r w:rsidRPr="008851A3" w:rsidDel="006076A3">
          <w:rPr>
            <w:rFonts w:ascii="Calibri Light" w:hAnsi="Calibri Light" w:cs="Calibri Light"/>
            <w:sz w:val="22"/>
            <w:szCs w:val="22"/>
          </w:rPr>
          <w:delText xml:space="preserve">; </w:delText>
        </w:r>
      </w:del>
      <w:r w:rsidRPr="008851A3">
        <w:rPr>
          <w:rFonts w:ascii="Calibri Light" w:hAnsi="Calibri Light" w:cs="Calibri Light"/>
          <w:sz w:val="22"/>
          <w:szCs w:val="22"/>
        </w:rPr>
        <w:t xml:space="preserve">football </w:t>
      </w:r>
      <w:ins w:id="26" w:author="Paul Williams" w:date="2026-08-14T19:34:00Z">
        <w:r w:rsidR="006076A3">
          <w:rPr>
            <w:rFonts w:ascii="Calibri Light" w:hAnsi="Calibri Light" w:cs="Calibri Light"/>
            <w:sz w:val="22"/>
            <w:szCs w:val="22"/>
          </w:rPr>
          <w:t>as</w:t>
        </w:r>
      </w:ins>
      <w:del w:id="27" w:author="Paul Williams" w:date="2026-08-14T19:34:00Z">
        <w:r w:rsidRPr="008851A3" w:rsidDel="006076A3">
          <w:rPr>
            <w:rFonts w:ascii="Calibri Light" w:hAnsi="Calibri Light" w:cs="Calibri Light"/>
            <w:sz w:val="22"/>
            <w:szCs w:val="22"/>
          </w:rPr>
          <w:delText>is</w:delText>
        </w:r>
      </w:del>
      <w:r w:rsidRPr="008851A3">
        <w:rPr>
          <w:rFonts w:ascii="Calibri Light" w:hAnsi="Calibri Light" w:cs="Calibri Light"/>
          <w:sz w:val="22"/>
          <w:szCs w:val="22"/>
        </w:rPr>
        <w:t xml:space="preserve"> the testbed because every agent is </w:t>
      </w:r>
      <w:ins w:id="28" w:author="Paul Williams" w:date="2026-08-14T19:34:00Z">
        <w:r w:rsidR="006076A3">
          <w:rPr>
            <w:rFonts w:ascii="Calibri Light" w:hAnsi="Calibri Light" w:cs="Calibri Light"/>
            <w:sz w:val="22"/>
            <w:szCs w:val="22"/>
          </w:rPr>
          <w:t xml:space="preserve">already </w:t>
        </w:r>
      </w:ins>
      <w:r w:rsidRPr="008851A3">
        <w:rPr>
          <w:rFonts w:ascii="Calibri Light" w:hAnsi="Calibri Light" w:cs="Calibri Light"/>
          <w:sz w:val="22"/>
          <w:szCs w:val="22"/>
        </w:rPr>
        <w:t>continuously tracked.</w:t>
      </w:r>
    </w:p>
    <w:p w14:paraId="1C9ECE17" w14:textId="13551802" w:rsidR="00221301" w:rsidRDefault="00221301" w:rsidP="008851A3">
      <w:pPr>
        <w:rPr>
          <w:ins w:id="29" w:author="Paul Williams" w:date="2026-08-14T19:57:00Z"/>
          <w:rFonts w:ascii="Calibri Light" w:hAnsi="Calibri Light" w:cs="Calibri Light"/>
          <w:sz w:val="22"/>
          <w:szCs w:val="22"/>
        </w:rPr>
      </w:pPr>
    </w:p>
    <w:p w14:paraId="45D10F00" w14:textId="3DCA0461" w:rsidR="00221301" w:rsidRPr="00221301" w:rsidRDefault="00221301" w:rsidP="00221301">
      <w:pPr>
        <w:rPr>
          <w:ins w:id="30" w:author="Paul Williams" w:date="2026-08-14T19:57:00Z"/>
          <w:rFonts w:ascii="Calibri Light" w:hAnsi="Calibri Light" w:cs="Calibri Light"/>
          <w:color w:val="FF0000"/>
          <w:sz w:val="22"/>
          <w:szCs w:val="22"/>
          <w:rPrChange w:id="31" w:author="Paul Williams" w:date="2026-08-14T19:57:00Z">
            <w:rPr>
              <w:ins w:id="32" w:author="Paul Williams" w:date="2026-08-14T19:57:00Z"/>
              <w:rFonts w:ascii="Calibri Light" w:hAnsi="Calibri Light" w:cs="Calibri Light"/>
            </w:rPr>
          </w:rPrChange>
        </w:rPr>
      </w:pPr>
      <w:commentRangeStart w:id="33"/>
      <w:ins w:id="34" w:author="Paul Williams" w:date="2026-08-14T19:57:00Z">
        <w:r w:rsidRPr="00221301">
          <w:rPr>
            <w:rFonts w:ascii="Calibri Light" w:hAnsi="Calibri Light" w:cs="Calibri Light"/>
            <w:color w:val="FF0000"/>
            <w:sz w:val="22"/>
            <w:szCs w:val="22"/>
            <w:rPrChange w:id="35" w:author="Paul Williams" w:date="2026-08-14T19:57:00Z">
              <w:rPr>
                <w:rFonts w:ascii="Calibri Light" w:hAnsi="Calibri Light" w:cs="Calibri Light"/>
              </w:rPr>
            </w:rPrChange>
          </w:rPr>
          <w:t xml:space="preserve">When groups of agents interact under spatial constraints, they organise at several scales at once. Local clusters, larger groupings and the envelope of the whole collection coexist, whereby structure visible at one scale is often invisible at the rest — i.e. </w:t>
        </w:r>
      </w:ins>
      <w:ins w:id="36" w:author="Paul Williams" w:date="2026-08-17T11:36:00Z">
        <w:r w:rsidR="002408AE">
          <w:rPr>
            <w:rFonts w:ascii="Calibri Light" w:hAnsi="Calibri Light" w:cs="Calibri Light"/>
            <w:color w:val="FF0000"/>
            <w:sz w:val="22"/>
            <w:szCs w:val="22"/>
          </w:rPr>
          <w:t>the situation</w:t>
        </w:r>
        <w:r w:rsidR="00164EDA">
          <w:rPr>
            <w:rFonts w:ascii="Calibri Light" w:hAnsi="Calibri Light" w:cs="Calibri Light"/>
            <w:color w:val="FF0000"/>
            <w:sz w:val="22"/>
            <w:szCs w:val="22"/>
          </w:rPr>
          <w:t xml:space="preserve"> </w:t>
        </w:r>
      </w:ins>
      <w:ins w:id="37" w:author="Paul Williams" w:date="2026-08-14T19:57:00Z">
        <w:r w:rsidRPr="00221301">
          <w:rPr>
            <w:rFonts w:ascii="Calibri Light" w:hAnsi="Calibri Light" w:cs="Calibri Light"/>
            <w:color w:val="FF0000"/>
            <w:sz w:val="22"/>
            <w:szCs w:val="22"/>
            <w:rPrChange w:id="38" w:author="Paul Williams" w:date="2026-08-14T19:57:00Z">
              <w:rPr>
                <w:rFonts w:ascii="Calibri Light" w:hAnsi="Calibri Light" w:cs="Calibri Light"/>
              </w:rPr>
            </w:rPrChange>
          </w:rPr>
          <w:t xml:space="preserve">resembles a map that must be read at street, neighbourhood and city zoom simultaneously. </w:t>
        </w:r>
      </w:ins>
      <w:ins w:id="39" w:author="Paul Williams" w:date="2026-08-17T11:38:00Z">
        <w:r w:rsidR="002408AE">
          <w:rPr>
            <w:rFonts w:ascii="Calibri Light" w:hAnsi="Calibri Light" w:cs="Calibri Light"/>
            <w:color w:val="FF0000"/>
            <w:sz w:val="22"/>
            <w:szCs w:val="22"/>
          </w:rPr>
          <w:t>E</w:t>
        </w:r>
      </w:ins>
      <w:ins w:id="40" w:author="Paul Williams" w:date="2026-08-14T19:57:00Z">
        <w:r w:rsidRPr="00221301">
          <w:rPr>
            <w:rFonts w:ascii="Calibri Light" w:hAnsi="Calibri Light" w:cs="Calibri Light"/>
            <w:color w:val="FF0000"/>
            <w:sz w:val="22"/>
            <w:szCs w:val="22"/>
            <w:rPrChange w:id="41" w:author="Paul Williams" w:date="2026-08-14T19:57:00Z">
              <w:rPr>
                <w:rFonts w:ascii="Calibri Light" w:hAnsi="Calibri Light" w:cs="Calibri Light"/>
              </w:rPr>
            </w:rPrChange>
          </w:rPr>
          <w:t xml:space="preserve">xamples include professional football, </w:t>
        </w:r>
      </w:ins>
      <w:ins w:id="42" w:author="Paul Williams" w:date="2026-08-14T20:01:00Z">
        <w:r>
          <w:rPr>
            <w:rFonts w:ascii="Calibri Light" w:hAnsi="Calibri Light" w:cs="Calibri Light"/>
            <w:color w:val="FF0000"/>
            <w:sz w:val="22"/>
            <w:szCs w:val="22"/>
          </w:rPr>
          <w:t>autonomous coordination</w:t>
        </w:r>
      </w:ins>
      <w:ins w:id="43" w:author="Paul Williams" w:date="2026-08-17T11:39:00Z">
        <w:r w:rsidR="002408AE">
          <w:rPr>
            <w:rFonts w:ascii="Calibri Light" w:hAnsi="Calibri Light" w:cs="Calibri Light"/>
            <w:color w:val="FF0000"/>
            <w:sz w:val="22"/>
            <w:szCs w:val="22"/>
          </w:rPr>
          <w:t xml:space="preserve"> (e.g. robotics)</w:t>
        </w:r>
      </w:ins>
      <w:ins w:id="44" w:author="Paul Williams" w:date="2026-08-14T19:57:00Z">
        <w:r w:rsidRPr="00221301">
          <w:rPr>
            <w:rFonts w:ascii="Calibri Light" w:hAnsi="Calibri Light" w:cs="Calibri Light"/>
            <w:color w:val="FF0000"/>
            <w:sz w:val="22"/>
            <w:szCs w:val="22"/>
            <w:rPrChange w:id="45" w:author="Paul Williams" w:date="2026-08-14T19:57:00Z">
              <w:rPr>
                <w:rFonts w:ascii="Calibri Light" w:hAnsi="Calibri Light" w:cs="Calibri Light"/>
              </w:rPr>
            </w:rPrChange>
          </w:rPr>
          <w:t xml:space="preserve">, and territorial animal groups, where the relevant boundary may be imposed (e.g. a </w:t>
        </w:r>
      </w:ins>
      <w:ins w:id="46" w:author="Paul Williams" w:date="2026-08-17T11:36:00Z">
        <w:r w:rsidR="00164EDA">
          <w:rPr>
            <w:rFonts w:ascii="Calibri Light" w:hAnsi="Calibri Light" w:cs="Calibri Light"/>
            <w:color w:val="FF0000"/>
            <w:sz w:val="22"/>
            <w:szCs w:val="22"/>
          </w:rPr>
          <w:t xml:space="preserve">football </w:t>
        </w:r>
      </w:ins>
      <w:ins w:id="47" w:author="Paul Williams" w:date="2026-08-14T19:57:00Z">
        <w:r w:rsidRPr="00221301">
          <w:rPr>
            <w:rFonts w:ascii="Calibri Light" w:hAnsi="Calibri Light" w:cs="Calibri Light"/>
            <w:color w:val="FF0000"/>
            <w:sz w:val="22"/>
            <w:szCs w:val="22"/>
            <w:rPrChange w:id="48" w:author="Paul Williams" w:date="2026-08-14T19:57:00Z">
              <w:rPr>
                <w:rFonts w:ascii="Calibri Light" w:hAnsi="Calibri Light" w:cs="Calibri Light"/>
              </w:rPr>
            </w:rPrChange>
          </w:rPr>
          <w:t xml:space="preserve">pitch) or an outcome of the agents' own behaviour (e.g. a contested animal territory). This project builds the mathematical tools to measure those scales together and to track how competitive pressure reshapes them, using football as the testbed because player and ball positions are already captured at high frequency throughout </w:t>
        </w:r>
      </w:ins>
      <w:ins w:id="49" w:author="Paul Williams" w:date="2026-08-17T11:37:00Z">
        <w:r w:rsidR="00164EDA">
          <w:rPr>
            <w:rFonts w:ascii="Calibri Light" w:hAnsi="Calibri Light" w:cs="Calibri Light"/>
            <w:color w:val="FF0000"/>
            <w:sz w:val="22"/>
            <w:szCs w:val="22"/>
          </w:rPr>
          <w:t>games</w:t>
        </w:r>
      </w:ins>
      <w:ins w:id="50" w:author="Paul Williams" w:date="2026-08-14T19:57:00Z">
        <w:r w:rsidRPr="00221301">
          <w:rPr>
            <w:rFonts w:ascii="Calibri Light" w:hAnsi="Calibri Light" w:cs="Calibri Light"/>
            <w:color w:val="FF0000"/>
            <w:sz w:val="22"/>
            <w:szCs w:val="22"/>
            <w:rPrChange w:id="51" w:author="Paul Williams" w:date="2026-08-14T19:57:00Z">
              <w:rPr>
                <w:rFonts w:ascii="Calibri Light" w:hAnsi="Calibri Light" w:cs="Calibri Light"/>
              </w:rPr>
            </w:rPrChange>
          </w:rPr>
          <w:t>.</w:t>
        </w:r>
        <w:commentRangeEnd w:id="33"/>
        <w:r>
          <w:rPr>
            <w:rStyle w:val="CommentReference"/>
          </w:rPr>
          <w:commentReference w:id="33"/>
        </w:r>
      </w:ins>
    </w:p>
    <w:p w14:paraId="4286BB6D" w14:textId="56A56F45" w:rsidR="00221301" w:rsidDel="00147720" w:rsidRDefault="00221301" w:rsidP="008851A3">
      <w:pPr>
        <w:rPr>
          <w:del w:id="52" w:author="Paul Williams" w:date="2026-08-14T20:05:00Z"/>
          <w:rFonts w:ascii="Calibri Light" w:hAnsi="Calibri Light" w:cs="Calibri Light"/>
          <w:sz w:val="22"/>
          <w:szCs w:val="22"/>
        </w:rPr>
      </w:pPr>
    </w:p>
    <w:p w14:paraId="5C61B5EF" w14:textId="77777777" w:rsidR="008851A3" w:rsidRPr="008851A3" w:rsidRDefault="008851A3" w:rsidP="008851A3">
      <w:pPr>
        <w:rPr>
          <w:rFonts w:ascii="Calibri Light" w:hAnsi="Calibri Light" w:cs="Calibri Light"/>
          <w:sz w:val="22"/>
          <w:szCs w:val="22"/>
        </w:rPr>
      </w:pPr>
    </w:p>
    <w:p w14:paraId="37310520" w14:textId="362F4EC7" w:rsidR="008851A3" w:rsidRPr="008851A3" w:rsidDel="00147720" w:rsidRDefault="008851A3" w:rsidP="008851A3">
      <w:pPr>
        <w:rPr>
          <w:del w:id="53" w:author="Paul Williams" w:date="2026-08-14T20:06:00Z"/>
          <w:rFonts w:ascii="Calibri Light" w:hAnsi="Calibri Light" w:cs="Calibri Light"/>
          <w:b/>
          <w:bCs/>
          <w:sz w:val="22"/>
          <w:szCs w:val="22"/>
        </w:rPr>
      </w:pPr>
      <w:r w:rsidRPr="008851A3">
        <w:rPr>
          <w:rFonts w:ascii="Calibri Light" w:hAnsi="Calibri Light" w:cs="Calibri Light"/>
          <w:b/>
          <w:bCs/>
          <w:sz w:val="22"/>
          <w:szCs w:val="22"/>
        </w:rPr>
        <w:t>The Challenge</w:t>
      </w:r>
      <w:ins w:id="54" w:author="Paul Williams" w:date="2026-08-14T20:06:00Z">
        <w:r w:rsidR="00147720">
          <w:rPr>
            <w:rFonts w:ascii="Calibri Light" w:hAnsi="Calibri Light" w:cs="Calibri Light"/>
            <w:b/>
            <w:bCs/>
            <w:sz w:val="22"/>
            <w:szCs w:val="22"/>
          </w:rPr>
          <w:t xml:space="preserve">: </w:t>
        </w:r>
      </w:ins>
    </w:p>
    <w:p w14:paraId="6E9E5BF0" w14:textId="79CC8D68" w:rsidR="008851A3" w:rsidRPr="008851A3" w:rsidRDefault="008851A3" w:rsidP="008851A3">
      <w:pPr>
        <w:rPr>
          <w:rFonts w:ascii="Calibri Light" w:hAnsi="Calibri Light" w:cs="Calibri Light"/>
          <w:sz w:val="22"/>
          <w:szCs w:val="22"/>
        </w:rPr>
      </w:pPr>
      <w:r w:rsidRPr="008851A3">
        <w:rPr>
          <w:rFonts w:ascii="Calibri Light" w:hAnsi="Calibri Light" w:cs="Calibri Light"/>
          <w:sz w:val="22"/>
          <w:szCs w:val="22"/>
        </w:rPr>
        <w:t xml:space="preserve">Two obstacles </w:t>
      </w:r>
      <w:ins w:id="55" w:author="Paul Williams" w:date="2026-08-17T11:40:00Z">
        <w:r w:rsidR="00DC349A">
          <w:rPr>
            <w:rFonts w:ascii="Calibri Light" w:hAnsi="Calibri Light" w:cs="Calibri Light"/>
            <w:sz w:val="22"/>
            <w:szCs w:val="22"/>
          </w:rPr>
          <w:t xml:space="preserve">limit </w:t>
        </w:r>
      </w:ins>
      <w:del w:id="56" w:author="Paul Williams" w:date="2026-08-17T11:40:00Z">
        <w:r w:rsidRPr="008851A3" w:rsidDel="00DC349A">
          <w:rPr>
            <w:rFonts w:ascii="Calibri Light" w:hAnsi="Calibri Light" w:cs="Calibri Light"/>
            <w:sz w:val="22"/>
            <w:szCs w:val="22"/>
          </w:rPr>
          <w:delText xml:space="preserve">block </w:delText>
        </w:r>
      </w:del>
      <w:r w:rsidRPr="008851A3">
        <w:rPr>
          <w:rFonts w:ascii="Calibri Light" w:hAnsi="Calibri Light" w:cs="Calibri Light"/>
          <w:sz w:val="22"/>
          <w:szCs w:val="22"/>
        </w:rPr>
        <w:t>existing approaches.</w:t>
      </w:r>
    </w:p>
    <w:p w14:paraId="4C39F2AF" w14:textId="3C9A4190" w:rsidR="008851A3" w:rsidRPr="008851A3" w:rsidRDefault="00147720" w:rsidP="008851A3">
      <w:pPr>
        <w:rPr>
          <w:rFonts w:ascii="Calibri Light" w:hAnsi="Calibri Light" w:cs="Calibri Light"/>
          <w:sz w:val="22"/>
          <w:szCs w:val="22"/>
        </w:rPr>
      </w:pPr>
      <w:ins w:id="57" w:author="Paul Williams" w:date="2026-08-14T20:06:00Z">
        <w:r>
          <w:rPr>
            <w:rFonts w:ascii="Calibri Light" w:hAnsi="Calibri Light" w:cs="Calibri Light"/>
            <w:sz w:val="22"/>
            <w:szCs w:val="22"/>
          </w:rPr>
          <w:t xml:space="preserve">(1) </w:t>
        </w:r>
      </w:ins>
      <w:del w:id="58" w:author="Paul Williams" w:date="2026-08-14T20:06:00Z">
        <w:r w:rsidR="008851A3" w:rsidRPr="00F16EB7" w:rsidDel="00F16EB7">
          <w:rPr>
            <w:rFonts w:ascii="Calibri Light" w:hAnsi="Calibri Light" w:cs="Calibri Light"/>
            <w:sz w:val="22"/>
            <w:szCs w:val="22"/>
            <w:u w:val="single"/>
            <w:rPrChange w:id="59" w:author="Paul Williams" w:date="2026-08-14T20:06:00Z">
              <w:rPr>
                <w:rFonts w:ascii="Calibri Light" w:hAnsi="Calibri Light" w:cs="Calibri Light"/>
                <w:sz w:val="22"/>
                <w:szCs w:val="22"/>
              </w:rPr>
            </w:rPrChange>
          </w:rPr>
          <w:delText>The first is s</w:delText>
        </w:r>
      </w:del>
      <w:ins w:id="60" w:author="Paul Williams" w:date="2026-08-14T20:06:00Z">
        <w:r w:rsidR="00F16EB7" w:rsidRPr="00F16EB7">
          <w:rPr>
            <w:rFonts w:ascii="Calibri Light" w:hAnsi="Calibri Light" w:cs="Calibri Light"/>
            <w:sz w:val="22"/>
            <w:szCs w:val="22"/>
            <w:u w:val="single"/>
            <w:rPrChange w:id="61" w:author="Paul Williams" w:date="2026-08-14T20:06:00Z">
              <w:rPr>
                <w:rFonts w:ascii="Calibri Light" w:hAnsi="Calibri Light" w:cs="Calibri Light"/>
                <w:sz w:val="22"/>
                <w:szCs w:val="22"/>
              </w:rPr>
            </w:rPrChange>
          </w:rPr>
          <w:t>S</w:t>
        </w:r>
      </w:ins>
      <w:r w:rsidR="008851A3" w:rsidRPr="00F16EB7">
        <w:rPr>
          <w:rFonts w:ascii="Calibri Light" w:hAnsi="Calibri Light" w:cs="Calibri Light"/>
          <w:sz w:val="22"/>
          <w:szCs w:val="22"/>
          <w:u w:val="single"/>
          <w:rPrChange w:id="62" w:author="Paul Williams" w:date="2026-08-14T20:06:00Z">
            <w:rPr>
              <w:rFonts w:ascii="Calibri Light" w:hAnsi="Calibri Light" w:cs="Calibri Light"/>
              <w:sz w:val="22"/>
              <w:szCs w:val="22"/>
            </w:rPr>
          </w:rPrChange>
        </w:rPr>
        <w:t>cale</w:t>
      </w:r>
      <w:ins w:id="63" w:author="Paul Williams" w:date="2026-08-14T20:06:00Z">
        <w:r w:rsidR="00F16EB7">
          <w:rPr>
            <w:rFonts w:ascii="Calibri Light" w:hAnsi="Calibri Light" w:cs="Calibri Light"/>
            <w:sz w:val="22"/>
            <w:szCs w:val="22"/>
          </w:rPr>
          <w:t>:</w:t>
        </w:r>
      </w:ins>
      <w:del w:id="64" w:author="Paul Williams" w:date="2026-08-14T20:06:00Z">
        <w:r w:rsidR="008851A3" w:rsidRPr="008851A3" w:rsidDel="00F16EB7">
          <w:rPr>
            <w:rFonts w:ascii="Calibri Light" w:hAnsi="Calibri Light" w:cs="Calibri Light"/>
            <w:sz w:val="22"/>
            <w:szCs w:val="22"/>
          </w:rPr>
          <w:delText>.</w:delText>
        </w:r>
      </w:del>
      <w:r w:rsidR="008851A3" w:rsidRPr="008851A3">
        <w:rPr>
          <w:rFonts w:ascii="Calibri Light" w:hAnsi="Calibri Light" w:cs="Calibri Light"/>
          <w:sz w:val="22"/>
          <w:szCs w:val="22"/>
        </w:rPr>
        <w:t xml:space="preserve"> Standard shape-analysis tools return a single measurement that conflates every organisational level into one picture, like a map locked to one zoom. Separating those levels in a principled way is a prerequisite for analysis, yet no established method exists.</w:t>
      </w:r>
    </w:p>
    <w:p w14:paraId="661FFE03" w14:textId="6BF07196" w:rsidR="008851A3" w:rsidRDefault="00F16EB7" w:rsidP="008851A3">
      <w:pPr>
        <w:rPr>
          <w:rFonts w:ascii="Calibri Light" w:hAnsi="Calibri Light" w:cs="Calibri Light"/>
          <w:sz w:val="22"/>
          <w:szCs w:val="22"/>
        </w:rPr>
      </w:pPr>
      <w:ins w:id="65" w:author="Paul Williams" w:date="2026-08-14T20:06:00Z">
        <w:r>
          <w:rPr>
            <w:rFonts w:ascii="Calibri Light" w:hAnsi="Calibri Light" w:cs="Calibri Light"/>
            <w:sz w:val="22"/>
            <w:szCs w:val="22"/>
          </w:rPr>
          <w:t xml:space="preserve">(2): </w:t>
        </w:r>
      </w:ins>
      <w:del w:id="66" w:author="Paul Williams" w:date="2026-08-14T20:07:00Z">
        <w:r w:rsidR="008851A3" w:rsidRPr="00F16EB7" w:rsidDel="00F16EB7">
          <w:rPr>
            <w:rFonts w:ascii="Calibri Light" w:hAnsi="Calibri Light" w:cs="Calibri Light"/>
            <w:sz w:val="22"/>
            <w:szCs w:val="22"/>
            <w:u w:val="single"/>
            <w:rPrChange w:id="67" w:author="Paul Williams" w:date="2026-08-14T20:07:00Z">
              <w:rPr>
                <w:rFonts w:ascii="Calibri Light" w:hAnsi="Calibri Light" w:cs="Calibri Light"/>
                <w:sz w:val="22"/>
                <w:szCs w:val="22"/>
              </w:rPr>
            </w:rPrChange>
          </w:rPr>
          <w:delText>The second is d</w:delText>
        </w:r>
      </w:del>
      <w:ins w:id="68" w:author="Paul Williams" w:date="2026-08-14T20:07:00Z">
        <w:r w:rsidRPr="00F16EB7">
          <w:rPr>
            <w:rFonts w:ascii="Calibri Light" w:hAnsi="Calibri Light" w:cs="Calibri Light"/>
            <w:sz w:val="22"/>
            <w:szCs w:val="22"/>
            <w:u w:val="single"/>
            <w:rPrChange w:id="69" w:author="Paul Williams" w:date="2026-08-14T20:07:00Z">
              <w:rPr>
                <w:rFonts w:ascii="Calibri Light" w:hAnsi="Calibri Light" w:cs="Calibri Light"/>
                <w:sz w:val="22"/>
                <w:szCs w:val="22"/>
              </w:rPr>
            </w:rPrChange>
          </w:rPr>
          <w:t>D</w:t>
        </w:r>
      </w:ins>
      <w:r w:rsidR="008851A3" w:rsidRPr="00F16EB7">
        <w:rPr>
          <w:rFonts w:ascii="Calibri Light" w:hAnsi="Calibri Light" w:cs="Calibri Light"/>
          <w:sz w:val="22"/>
          <w:szCs w:val="22"/>
          <w:u w:val="single"/>
          <w:rPrChange w:id="70" w:author="Paul Williams" w:date="2026-08-14T20:07:00Z">
            <w:rPr>
              <w:rFonts w:ascii="Calibri Light" w:hAnsi="Calibri Light" w:cs="Calibri Light"/>
              <w:sz w:val="22"/>
              <w:szCs w:val="22"/>
            </w:rPr>
          </w:rPrChange>
        </w:rPr>
        <w:t>ependence</w:t>
      </w:r>
      <w:ins w:id="71" w:author="Paul Williams" w:date="2026-08-14T20:07:00Z">
        <w:r>
          <w:rPr>
            <w:rFonts w:ascii="Calibri Light" w:hAnsi="Calibri Light" w:cs="Calibri Light"/>
            <w:sz w:val="22"/>
            <w:szCs w:val="22"/>
          </w:rPr>
          <w:t>:</w:t>
        </w:r>
      </w:ins>
      <w:del w:id="72" w:author="Paul Williams" w:date="2026-08-14T20:07:00Z">
        <w:r w:rsidR="008851A3" w:rsidRPr="008851A3" w:rsidDel="00F16EB7">
          <w:rPr>
            <w:rFonts w:ascii="Calibri Light" w:hAnsi="Calibri Light" w:cs="Calibri Light"/>
            <w:sz w:val="22"/>
            <w:szCs w:val="22"/>
          </w:rPr>
          <w:delText>.</w:delText>
        </w:r>
      </w:del>
      <w:r w:rsidR="008851A3" w:rsidRPr="008851A3">
        <w:rPr>
          <w:rFonts w:ascii="Calibri Light" w:hAnsi="Calibri Light" w:cs="Calibri Light"/>
          <w:sz w:val="22"/>
          <w:szCs w:val="22"/>
        </w:rPr>
        <w:t xml:space="preserve"> </w:t>
      </w:r>
      <w:ins w:id="73" w:author="Paul Williams" w:date="2026-08-14T20:10:00Z">
        <w:r w:rsidR="009C36B5">
          <w:rPr>
            <w:rFonts w:ascii="Calibri Light" w:hAnsi="Calibri Light" w:cs="Calibri Light"/>
            <w:sz w:val="22"/>
            <w:szCs w:val="22"/>
          </w:rPr>
          <w:t>Like the flip of a coin, m</w:t>
        </w:r>
      </w:ins>
      <w:del w:id="74" w:author="Paul Williams" w:date="2026-08-14T20:10:00Z">
        <w:r w:rsidR="008851A3" w:rsidRPr="008851A3" w:rsidDel="009C36B5">
          <w:rPr>
            <w:rFonts w:ascii="Calibri Light" w:hAnsi="Calibri Light" w:cs="Calibri Light"/>
            <w:sz w:val="22"/>
            <w:szCs w:val="22"/>
          </w:rPr>
          <w:delText>M</w:delText>
        </w:r>
      </w:del>
      <w:r w:rsidR="008851A3" w:rsidRPr="008851A3">
        <w:rPr>
          <w:rFonts w:ascii="Calibri Light" w:hAnsi="Calibri Light" w:cs="Calibri Light"/>
          <w:sz w:val="22"/>
          <w:szCs w:val="22"/>
        </w:rPr>
        <w:t>ost statistical tools assume consecutive observations are independent</w:t>
      </w:r>
      <w:ins w:id="75" w:author="Paul Williams" w:date="2026-08-14T20:10:00Z">
        <w:r w:rsidR="009C36B5">
          <w:rPr>
            <w:rFonts w:ascii="Calibri Light" w:hAnsi="Calibri Light" w:cs="Calibri Light"/>
            <w:sz w:val="22"/>
            <w:szCs w:val="22"/>
          </w:rPr>
          <w:t xml:space="preserve">: however, </w:t>
        </w:r>
      </w:ins>
      <w:del w:id="76" w:author="Paul Williams" w:date="2026-08-14T20:10:00Z">
        <w:r w:rsidR="008851A3" w:rsidRPr="008851A3" w:rsidDel="009C36B5">
          <w:rPr>
            <w:rFonts w:ascii="Calibri Light" w:hAnsi="Calibri Light" w:cs="Calibri Light"/>
            <w:sz w:val="22"/>
            <w:szCs w:val="22"/>
          </w:rPr>
          <w:delText>, as with coin flips. C</w:delText>
        </w:r>
      </w:del>
      <w:ins w:id="77" w:author="Paul Williams" w:date="2026-08-14T20:10:00Z">
        <w:r w:rsidR="009C36B5">
          <w:rPr>
            <w:rFonts w:ascii="Calibri Light" w:hAnsi="Calibri Light" w:cs="Calibri Light"/>
            <w:sz w:val="22"/>
            <w:szCs w:val="22"/>
          </w:rPr>
          <w:t>c</w:t>
        </w:r>
      </w:ins>
      <w:r w:rsidR="008851A3" w:rsidRPr="008851A3">
        <w:rPr>
          <w:rFonts w:ascii="Calibri Light" w:hAnsi="Calibri Light" w:cs="Calibri Light"/>
          <w:sz w:val="22"/>
          <w:szCs w:val="22"/>
        </w:rPr>
        <w:t>ompetitive systems are not</w:t>
      </w:r>
      <w:del w:id="78" w:author="Paul Williams" w:date="2026-08-14T20:10:00Z">
        <w:r w:rsidR="008851A3" w:rsidRPr="008851A3" w:rsidDel="009C36B5">
          <w:rPr>
            <w:rFonts w:ascii="Calibri Light" w:hAnsi="Calibri Light" w:cs="Calibri Light"/>
            <w:sz w:val="22"/>
            <w:szCs w:val="22"/>
          </w:rPr>
          <w:delText xml:space="preserve"> coin flip</w:delText>
        </w:r>
      </w:del>
      <w:ins w:id="79" w:author="Paul Williams" w:date="2026-08-14T20:10:00Z">
        <w:r w:rsidR="009C36B5">
          <w:rPr>
            <w:rFonts w:ascii="Calibri Light" w:hAnsi="Calibri Light" w:cs="Calibri Light"/>
            <w:sz w:val="22"/>
            <w:szCs w:val="22"/>
          </w:rPr>
          <w:t xml:space="preserve"> as </w:t>
        </w:r>
      </w:ins>
      <w:del w:id="80" w:author="Paul Williams" w:date="2026-08-14T20:10:00Z">
        <w:r w:rsidR="008851A3" w:rsidRPr="008851A3" w:rsidDel="009C36B5">
          <w:rPr>
            <w:rFonts w:ascii="Calibri Light" w:hAnsi="Calibri Light" w:cs="Calibri Light"/>
            <w:sz w:val="22"/>
            <w:szCs w:val="22"/>
          </w:rPr>
          <w:delText xml:space="preserve">s: </w:delText>
        </w:r>
      </w:del>
      <w:r w:rsidR="008851A3" w:rsidRPr="008851A3">
        <w:rPr>
          <w:rFonts w:ascii="Calibri Light" w:hAnsi="Calibri Light" w:cs="Calibri Light"/>
          <w:sz w:val="22"/>
          <w:szCs w:val="22"/>
        </w:rPr>
        <w:t>each agent's movement responds to an opponent and constrains what happens next. Treating that record as independent observations yields invalid inference</w:t>
      </w:r>
      <w:ins w:id="81" w:author="Paul Williams" w:date="2026-08-14T20:11:00Z">
        <w:r w:rsidR="009C36B5">
          <w:rPr>
            <w:rFonts w:ascii="Calibri Light" w:hAnsi="Calibri Light" w:cs="Calibri Light"/>
            <w:sz w:val="22"/>
            <w:szCs w:val="22"/>
          </w:rPr>
          <w:t xml:space="preserve">: </w:t>
        </w:r>
      </w:ins>
      <w:ins w:id="82" w:author="Paul Williams" w:date="2026-08-17T11:40:00Z">
        <w:r w:rsidR="00DC349A">
          <w:rPr>
            <w:rFonts w:ascii="Calibri Light" w:hAnsi="Calibri Light" w:cs="Calibri Light"/>
            <w:sz w:val="22"/>
            <w:szCs w:val="22"/>
          </w:rPr>
          <w:t xml:space="preserve">as such, </w:t>
        </w:r>
      </w:ins>
      <w:del w:id="83" w:author="Paul Williams" w:date="2026-08-14T20:11:00Z">
        <w:r w:rsidR="008851A3" w:rsidRPr="008851A3" w:rsidDel="009C36B5">
          <w:rPr>
            <w:rFonts w:ascii="Calibri Light" w:hAnsi="Calibri Light" w:cs="Calibri Light"/>
            <w:sz w:val="22"/>
            <w:szCs w:val="22"/>
          </w:rPr>
          <w:delText>. N</w:delText>
        </w:r>
      </w:del>
      <w:ins w:id="84" w:author="Paul Williams" w:date="2026-08-14T20:11:00Z">
        <w:r w:rsidR="009C36B5">
          <w:rPr>
            <w:rFonts w:ascii="Calibri Light" w:hAnsi="Calibri Light" w:cs="Calibri Light"/>
            <w:sz w:val="22"/>
            <w:szCs w:val="22"/>
          </w:rPr>
          <w:t>n</w:t>
        </w:r>
      </w:ins>
      <w:r w:rsidR="008851A3" w:rsidRPr="008851A3">
        <w:rPr>
          <w:rFonts w:ascii="Calibri Light" w:hAnsi="Calibri Light" w:cs="Calibri Light"/>
          <w:sz w:val="22"/>
          <w:szCs w:val="22"/>
        </w:rPr>
        <w:t>ew theory is required for the way competitive movement cascades through time and space.</w:t>
      </w:r>
    </w:p>
    <w:p w14:paraId="6D59740E" w14:textId="77777777" w:rsidR="008851A3" w:rsidRPr="008851A3" w:rsidRDefault="008851A3" w:rsidP="008851A3">
      <w:pPr>
        <w:rPr>
          <w:rFonts w:ascii="Calibri Light" w:hAnsi="Calibri Light" w:cs="Calibri Light"/>
          <w:sz w:val="22"/>
          <w:szCs w:val="22"/>
        </w:rPr>
      </w:pPr>
    </w:p>
    <w:p w14:paraId="74609C24" w14:textId="359E2EC7" w:rsidR="008851A3" w:rsidRPr="008851A3" w:rsidRDefault="008851A3" w:rsidP="008851A3">
      <w:pPr>
        <w:rPr>
          <w:rFonts w:ascii="Calibri Light" w:hAnsi="Calibri Light" w:cs="Calibri Light"/>
          <w:b/>
          <w:bCs/>
          <w:sz w:val="22"/>
          <w:szCs w:val="22"/>
        </w:rPr>
      </w:pPr>
      <w:r w:rsidRPr="008851A3">
        <w:rPr>
          <w:rFonts w:ascii="Calibri Light" w:hAnsi="Calibri Light" w:cs="Calibri Light"/>
          <w:b/>
          <w:bCs/>
          <w:sz w:val="22"/>
          <w:szCs w:val="22"/>
        </w:rPr>
        <w:t>Aims and Objectives</w:t>
      </w:r>
    </w:p>
    <w:p w14:paraId="3953163A" w14:textId="0248444A" w:rsidR="008851A3" w:rsidRPr="008851A3" w:rsidRDefault="008851A3" w:rsidP="008851A3">
      <w:pPr>
        <w:rPr>
          <w:rFonts w:ascii="Calibri Light" w:hAnsi="Calibri Light" w:cs="Calibri Light"/>
          <w:sz w:val="22"/>
          <w:szCs w:val="22"/>
        </w:rPr>
      </w:pPr>
      <w:r w:rsidRPr="008851A3">
        <w:rPr>
          <w:rFonts w:ascii="Calibri Light" w:hAnsi="Calibri Light" w:cs="Calibri Light"/>
          <w:sz w:val="22"/>
          <w:szCs w:val="22"/>
        </w:rPr>
        <w:t xml:space="preserve">The project builds the mathematical foundations for shape-based analysis of competitive collective systems, using professional football as a testbed where all players are tracked and domain experts can check the results. A 10-match pilot </w:t>
      </w:r>
      <w:ins w:id="85" w:author="Paul Williams" w:date="2026-08-14T20:11:00Z">
        <w:r w:rsidR="006C76A5">
          <w:rPr>
            <w:rFonts w:ascii="Calibri Light" w:hAnsi="Calibri Light" w:cs="Calibri Light"/>
            <w:sz w:val="22"/>
            <w:szCs w:val="22"/>
          </w:rPr>
          <w:t>(</w:t>
        </w:r>
        <w:r w:rsidR="006C76A5" w:rsidRPr="006C76A5">
          <w:rPr>
            <w:rFonts w:ascii="Calibri Light" w:hAnsi="Calibri Light" w:cs="Calibri Light"/>
            <w:color w:val="FF0000"/>
            <w:sz w:val="22"/>
            <w:szCs w:val="22"/>
            <w:rPrChange w:id="86" w:author="Paul Williams" w:date="2026-08-14T20:13:00Z">
              <w:rPr>
                <w:rFonts w:ascii="Calibri Light" w:hAnsi="Calibri Light" w:cs="Calibri Light"/>
                <w:sz w:val="22"/>
                <w:szCs w:val="22"/>
              </w:rPr>
            </w:rPrChange>
          </w:rPr>
          <w:t>undertaken in 20XX</w:t>
        </w:r>
        <w:r w:rsidR="006C76A5">
          <w:rPr>
            <w:rFonts w:ascii="Calibri Light" w:hAnsi="Calibri Light" w:cs="Calibri Light"/>
            <w:sz w:val="22"/>
            <w:szCs w:val="22"/>
          </w:rPr>
          <w:t xml:space="preserve">) </w:t>
        </w:r>
      </w:ins>
      <w:r w:rsidRPr="008851A3">
        <w:rPr>
          <w:rFonts w:ascii="Calibri Light" w:hAnsi="Calibri Light" w:cs="Calibri Light"/>
          <w:sz w:val="22"/>
          <w:szCs w:val="22"/>
        </w:rPr>
        <w:t xml:space="preserve">has shown that the framework recovers distinct organisational levels </w:t>
      </w:r>
      <w:del w:id="87" w:author="Paul Williams" w:date="2026-08-14T20:12:00Z">
        <w:r w:rsidRPr="008851A3" w:rsidDel="006C76A5">
          <w:rPr>
            <w:rFonts w:ascii="Calibri Light" w:hAnsi="Calibri Light" w:cs="Calibri Light"/>
            <w:sz w:val="22"/>
            <w:szCs w:val="22"/>
          </w:rPr>
          <w:delText xml:space="preserve">and </w:delText>
        </w:r>
      </w:del>
      <w:r w:rsidRPr="008851A3">
        <w:rPr>
          <w:rFonts w:ascii="Calibri Light" w:hAnsi="Calibri Light" w:cs="Calibri Light"/>
          <w:sz w:val="22"/>
          <w:szCs w:val="22"/>
        </w:rPr>
        <w:t xml:space="preserve">that </w:t>
      </w:r>
      <w:del w:id="88" w:author="Paul Williams" w:date="2026-08-14T20:12:00Z">
        <w:r w:rsidRPr="008851A3" w:rsidDel="006C76A5">
          <w:rPr>
            <w:rFonts w:ascii="Calibri Light" w:hAnsi="Calibri Light" w:cs="Calibri Light"/>
            <w:sz w:val="22"/>
            <w:szCs w:val="22"/>
          </w:rPr>
          <w:delText xml:space="preserve">those levels </w:delText>
        </w:r>
      </w:del>
      <w:r w:rsidRPr="008851A3">
        <w:rPr>
          <w:rFonts w:ascii="Calibri Light" w:hAnsi="Calibri Light" w:cs="Calibri Light"/>
          <w:sz w:val="22"/>
          <w:szCs w:val="22"/>
        </w:rPr>
        <w:t>respond to real match events. This grant scales that foundation across a full Championship season (~540 matches)</w:t>
      </w:r>
      <w:ins w:id="89" w:author="Paul Williams" w:date="2026-08-14T20:12:00Z">
        <w:r w:rsidR="006C76A5">
          <w:rPr>
            <w:rFonts w:ascii="Calibri Light" w:hAnsi="Calibri Light" w:cs="Calibri Light"/>
            <w:sz w:val="22"/>
            <w:szCs w:val="22"/>
          </w:rPr>
          <w:t xml:space="preserve">, delivered </w:t>
        </w:r>
      </w:ins>
      <w:del w:id="90" w:author="Paul Williams" w:date="2026-08-14T20:12:00Z">
        <w:r w:rsidRPr="008851A3" w:rsidDel="006C76A5">
          <w:rPr>
            <w:rFonts w:ascii="Calibri Light" w:hAnsi="Calibri Light" w:cs="Calibri Light"/>
            <w:sz w:val="22"/>
            <w:szCs w:val="22"/>
          </w:rPr>
          <w:delText xml:space="preserve"> </w:delText>
        </w:r>
      </w:del>
      <w:r w:rsidRPr="008851A3">
        <w:rPr>
          <w:rFonts w:ascii="Calibri Light" w:hAnsi="Calibri Light" w:cs="Calibri Light"/>
          <w:sz w:val="22"/>
          <w:szCs w:val="22"/>
        </w:rPr>
        <w:t xml:space="preserve">through four </w:t>
      </w:r>
      <w:ins w:id="91" w:author="Paul Williams" w:date="2026-08-14T20:14:00Z">
        <w:r w:rsidR="00655050">
          <w:rPr>
            <w:rFonts w:ascii="Calibri Light" w:hAnsi="Calibri Light" w:cs="Calibri Light"/>
            <w:sz w:val="22"/>
            <w:szCs w:val="22"/>
          </w:rPr>
          <w:t>O</w:t>
        </w:r>
      </w:ins>
      <w:del w:id="92" w:author="Paul Williams" w:date="2026-08-14T20:14:00Z">
        <w:r w:rsidRPr="008851A3" w:rsidDel="00655050">
          <w:rPr>
            <w:rFonts w:ascii="Calibri Light" w:hAnsi="Calibri Light" w:cs="Calibri Light"/>
            <w:sz w:val="22"/>
            <w:szCs w:val="22"/>
          </w:rPr>
          <w:delText>o</w:delText>
        </w:r>
      </w:del>
      <w:r w:rsidRPr="008851A3">
        <w:rPr>
          <w:rFonts w:ascii="Calibri Light" w:hAnsi="Calibri Light" w:cs="Calibri Light"/>
          <w:sz w:val="22"/>
          <w:szCs w:val="22"/>
        </w:rPr>
        <w:t>bjectives</w:t>
      </w:r>
      <w:ins w:id="93" w:author="Paul Williams" w:date="2026-08-14T20:14:00Z">
        <w:r w:rsidR="00655050">
          <w:rPr>
            <w:rFonts w:ascii="Calibri Light" w:hAnsi="Calibri Light" w:cs="Calibri Light"/>
            <w:sz w:val="22"/>
            <w:szCs w:val="22"/>
          </w:rPr>
          <w:t xml:space="preserve"> (O)</w:t>
        </w:r>
      </w:ins>
      <w:r w:rsidRPr="008851A3">
        <w:rPr>
          <w:rFonts w:ascii="Calibri Light" w:hAnsi="Calibri Light" w:cs="Calibri Light"/>
          <w:sz w:val="22"/>
          <w:szCs w:val="22"/>
        </w:rPr>
        <w:t>.</w:t>
      </w:r>
    </w:p>
    <w:p w14:paraId="0020AEB6" w14:textId="77777777" w:rsidR="006C76A5" w:rsidRDefault="006C76A5" w:rsidP="008851A3">
      <w:pPr>
        <w:rPr>
          <w:ins w:id="94" w:author="Paul Williams" w:date="2026-08-14T20:12:00Z"/>
          <w:rFonts w:ascii="Calibri Light" w:hAnsi="Calibri Light" w:cs="Calibri Light"/>
          <w:sz w:val="22"/>
          <w:szCs w:val="22"/>
        </w:rPr>
      </w:pPr>
      <w:commentRangeStart w:id="95"/>
      <w:ins w:id="96" w:author="Paul Williams" w:date="2026-08-14T20:12:00Z">
        <w:r w:rsidRPr="00655050">
          <w:rPr>
            <w:rFonts w:ascii="Calibri Light" w:hAnsi="Calibri Light" w:cs="Calibri Light"/>
            <w:b/>
            <w:sz w:val="22"/>
            <w:szCs w:val="22"/>
            <w:rPrChange w:id="97" w:author="Paul Williams" w:date="2026-08-14T20:14:00Z">
              <w:rPr>
                <w:rFonts w:ascii="Calibri Light" w:hAnsi="Calibri Light" w:cs="Calibri Light"/>
                <w:sz w:val="22"/>
                <w:szCs w:val="22"/>
              </w:rPr>
            </w:rPrChange>
          </w:rPr>
          <w:t>O1</w:t>
        </w:r>
        <w:r>
          <w:rPr>
            <w:rFonts w:ascii="Calibri Light" w:hAnsi="Calibri Light" w:cs="Calibri Light"/>
            <w:sz w:val="22"/>
            <w:szCs w:val="22"/>
          </w:rPr>
          <w:t xml:space="preserve">. </w:t>
        </w:r>
      </w:ins>
      <w:del w:id="98" w:author="Paul Williams" w:date="2026-08-14T20:12:00Z">
        <w:r w:rsidR="008851A3" w:rsidRPr="008851A3" w:rsidDel="006C76A5">
          <w:rPr>
            <w:rFonts w:ascii="Calibri Light" w:hAnsi="Calibri Light" w:cs="Calibri Light"/>
            <w:sz w:val="22"/>
            <w:szCs w:val="22"/>
          </w:rPr>
          <w:delText xml:space="preserve">First, </w:delText>
        </w:r>
      </w:del>
      <w:ins w:id="99" w:author="Paul Williams" w:date="2026-08-14T20:12:00Z">
        <w:r>
          <w:rPr>
            <w:rFonts w:ascii="Calibri Light" w:hAnsi="Calibri Light" w:cs="Calibri Light"/>
            <w:sz w:val="22"/>
            <w:szCs w:val="22"/>
          </w:rPr>
          <w:t xml:space="preserve">To </w:t>
        </w:r>
      </w:ins>
      <w:r w:rsidR="008851A3" w:rsidRPr="008851A3">
        <w:rPr>
          <w:rFonts w:ascii="Calibri Light" w:hAnsi="Calibri Light" w:cs="Calibri Light"/>
          <w:sz w:val="22"/>
          <w:szCs w:val="22"/>
        </w:rPr>
        <w:t xml:space="preserve">establish whether the multi-level measurements are reliably consistent across matches at population scale — a necessary condition before results can be trusted or compared. </w:t>
      </w:r>
    </w:p>
    <w:p w14:paraId="596105E7" w14:textId="77777777" w:rsidR="006C76A5" w:rsidRDefault="006C76A5" w:rsidP="008851A3">
      <w:pPr>
        <w:rPr>
          <w:ins w:id="100" w:author="Paul Williams" w:date="2026-08-14T20:12:00Z"/>
          <w:rFonts w:ascii="Calibri Light" w:hAnsi="Calibri Light" w:cs="Calibri Light"/>
          <w:sz w:val="22"/>
          <w:szCs w:val="22"/>
        </w:rPr>
      </w:pPr>
      <w:ins w:id="101" w:author="Paul Williams" w:date="2026-08-14T20:12:00Z">
        <w:r w:rsidRPr="00655050">
          <w:rPr>
            <w:rFonts w:ascii="Calibri Light" w:hAnsi="Calibri Light" w:cs="Calibri Light"/>
            <w:b/>
            <w:sz w:val="22"/>
            <w:szCs w:val="22"/>
            <w:rPrChange w:id="102" w:author="Paul Williams" w:date="2026-08-14T20:14:00Z">
              <w:rPr>
                <w:rFonts w:ascii="Calibri Light" w:hAnsi="Calibri Light" w:cs="Calibri Light"/>
                <w:sz w:val="22"/>
                <w:szCs w:val="22"/>
              </w:rPr>
            </w:rPrChange>
          </w:rPr>
          <w:t>O2</w:t>
        </w:r>
        <w:r>
          <w:rPr>
            <w:rFonts w:ascii="Calibri Light" w:hAnsi="Calibri Light" w:cs="Calibri Light"/>
            <w:sz w:val="22"/>
            <w:szCs w:val="22"/>
          </w:rPr>
          <w:t xml:space="preserve">. To </w:t>
        </w:r>
      </w:ins>
      <w:del w:id="103" w:author="Paul Williams" w:date="2026-08-14T20:12:00Z">
        <w:r w:rsidR="008851A3" w:rsidRPr="008851A3" w:rsidDel="006C76A5">
          <w:rPr>
            <w:rFonts w:ascii="Calibri Light" w:hAnsi="Calibri Light" w:cs="Calibri Light"/>
            <w:sz w:val="22"/>
            <w:szCs w:val="22"/>
          </w:rPr>
          <w:delText xml:space="preserve">Second, </w:delText>
        </w:r>
      </w:del>
      <w:r w:rsidR="008851A3" w:rsidRPr="008851A3">
        <w:rPr>
          <w:rFonts w:ascii="Calibri Light" w:hAnsi="Calibri Light" w:cs="Calibri Light"/>
          <w:sz w:val="22"/>
          <w:szCs w:val="22"/>
        </w:rPr>
        <w:t xml:space="preserve">develop tools to compare organisational states across matches and systems, and show that they capture information unavailable from conventional statistics. </w:t>
      </w:r>
    </w:p>
    <w:p w14:paraId="6283BEED" w14:textId="77777777" w:rsidR="006C76A5" w:rsidRDefault="006C76A5" w:rsidP="008851A3">
      <w:pPr>
        <w:rPr>
          <w:ins w:id="104" w:author="Paul Williams" w:date="2026-08-14T20:13:00Z"/>
          <w:rFonts w:ascii="Calibri Light" w:hAnsi="Calibri Light" w:cs="Calibri Light"/>
          <w:sz w:val="22"/>
          <w:szCs w:val="22"/>
        </w:rPr>
      </w:pPr>
      <w:ins w:id="105" w:author="Paul Williams" w:date="2026-08-14T20:12:00Z">
        <w:r w:rsidRPr="00655050">
          <w:rPr>
            <w:rFonts w:ascii="Calibri Light" w:hAnsi="Calibri Light" w:cs="Calibri Light"/>
            <w:b/>
            <w:sz w:val="22"/>
            <w:szCs w:val="22"/>
            <w:rPrChange w:id="106" w:author="Paul Williams" w:date="2026-08-14T20:14:00Z">
              <w:rPr>
                <w:rFonts w:ascii="Calibri Light" w:hAnsi="Calibri Light" w:cs="Calibri Light"/>
                <w:sz w:val="22"/>
                <w:szCs w:val="22"/>
              </w:rPr>
            </w:rPrChange>
          </w:rPr>
          <w:t>03</w:t>
        </w:r>
        <w:r>
          <w:rPr>
            <w:rFonts w:ascii="Calibri Light" w:hAnsi="Calibri Light" w:cs="Calibri Light"/>
            <w:sz w:val="22"/>
            <w:szCs w:val="22"/>
          </w:rPr>
          <w:t xml:space="preserve">. To </w:t>
        </w:r>
      </w:ins>
      <w:del w:id="107" w:author="Paul Williams" w:date="2026-08-14T20:13:00Z">
        <w:r w:rsidR="008851A3" w:rsidRPr="008851A3" w:rsidDel="006C76A5">
          <w:rPr>
            <w:rFonts w:ascii="Calibri Light" w:hAnsi="Calibri Light" w:cs="Calibri Light"/>
            <w:sz w:val="22"/>
            <w:szCs w:val="22"/>
          </w:rPr>
          <w:delText xml:space="preserve">Third, </w:delText>
        </w:r>
      </w:del>
      <w:r w:rsidR="008851A3" w:rsidRPr="008851A3">
        <w:rPr>
          <w:rFonts w:ascii="Calibri Light" w:hAnsi="Calibri Light" w:cs="Calibri Light"/>
          <w:sz w:val="22"/>
          <w:szCs w:val="22"/>
        </w:rPr>
        <w:t xml:space="preserve">prove mathematical guarantees that the method can detect when collective organisation undergoes a structural transition, with known error, rather than only describing the new state after it has occurred. </w:t>
      </w:r>
    </w:p>
    <w:p w14:paraId="4388805E" w14:textId="56364EEF" w:rsidR="008851A3" w:rsidRDefault="008851A3" w:rsidP="008851A3">
      <w:pPr>
        <w:rPr>
          <w:rFonts w:ascii="Calibri Light" w:hAnsi="Calibri Light" w:cs="Calibri Light"/>
          <w:sz w:val="22"/>
          <w:szCs w:val="22"/>
        </w:rPr>
      </w:pPr>
      <w:del w:id="108" w:author="Paul Williams" w:date="2026-08-14T20:13:00Z">
        <w:r w:rsidRPr="00655050" w:rsidDel="006C76A5">
          <w:rPr>
            <w:rFonts w:ascii="Calibri Light" w:hAnsi="Calibri Light" w:cs="Calibri Light"/>
            <w:b/>
            <w:sz w:val="22"/>
            <w:szCs w:val="22"/>
            <w:rPrChange w:id="109" w:author="Paul Williams" w:date="2026-08-14T20:14:00Z">
              <w:rPr>
                <w:rFonts w:ascii="Calibri Light" w:hAnsi="Calibri Light" w:cs="Calibri Light"/>
                <w:sz w:val="22"/>
                <w:szCs w:val="22"/>
              </w:rPr>
            </w:rPrChange>
          </w:rPr>
          <w:delText>Fourth,</w:delText>
        </w:r>
      </w:del>
      <w:ins w:id="110" w:author="Paul Williams" w:date="2026-08-14T20:13:00Z">
        <w:r w:rsidR="006C76A5" w:rsidRPr="00655050">
          <w:rPr>
            <w:rFonts w:ascii="Calibri Light" w:hAnsi="Calibri Light" w:cs="Calibri Light"/>
            <w:b/>
            <w:sz w:val="22"/>
            <w:szCs w:val="22"/>
            <w:rPrChange w:id="111" w:author="Paul Williams" w:date="2026-08-14T20:14:00Z">
              <w:rPr>
                <w:rFonts w:ascii="Calibri Light" w:hAnsi="Calibri Light" w:cs="Calibri Light"/>
                <w:sz w:val="22"/>
                <w:szCs w:val="22"/>
              </w:rPr>
            </w:rPrChange>
          </w:rPr>
          <w:t>O4</w:t>
        </w:r>
        <w:r w:rsidR="006C76A5">
          <w:rPr>
            <w:rFonts w:ascii="Calibri Light" w:hAnsi="Calibri Light" w:cs="Calibri Light"/>
            <w:sz w:val="22"/>
            <w:szCs w:val="22"/>
          </w:rPr>
          <w:t xml:space="preserve">. To </w:t>
        </w:r>
      </w:ins>
      <w:del w:id="112" w:author="Paul Williams" w:date="2026-08-14T20:13:00Z">
        <w:r w:rsidRPr="008851A3" w:rsidDel="006C76A5">
          <w:rPr>
            <w:rFonts w:ascii="Calibri Light" w:hAnsi="Calibri Light" w:cs="Calibri Light"/>
            <w:sz w:val="22"/>
            <w:szCs w:val="22"/>
          </w:rPr>
          <w:delText xml:space="preserve"> </w:delText>
        </w:r>
      </w:del>
      <w:r w:rsidRPr="008851A3">
        <w:rPr>
          <w:rFonts w:ascii="Calibri Light" w:hAnsi="Calibri Light" w:cs="Calibri Light"/>
          <w:sz w:val="22"/>
          <w:szCs w:val="22"/>
        </w:rPr>
        <w:t xml:space="preserve">compile the full-season results and theoretical foundations into a </w:t>
      </w:r>
      <w:proofErr w:type="spellStart"/>
      <w:r w:rsidRPr="008851A3">
        <w:rPr>
          <w:rFonts w:ascii="Calibri Light" w:hAnsi="Calibri Light" w:cs="Calibri Light"/>
          <w:sz w:val="22"/>
          <w:szCs w:val="22"/>
        </w:rPr>
        <w:t>launchpad</w:t>
      </w:r>
      <w:proofErr w:type="spellEnd"/>
      <w:r w:rsidRPr="008851A3">
        <w:rPr>
          <w:rFonts w:ascii="Calibri Light" w:hAnsi="Calibri Light" w:cs="Calibri Light"/>
          <w:sz w:val="22"/>
          <w:szCs w:val="22"/>
        </w:rPr>
        <w:t xml:space="preserve"> for extending the framework to a broader class of competitive systems.</w:t>
      </w:r>
      <w:commentRangeEnd w:id="95"/>
      <w:r w:rsidR="00655050">
        <w:rPr>
          <w:rStyle w:val="CommentReference"/>
        </w:rPr>
        <w:commentReference w:id="95"/>
      </w:r>
    </w:p>
    <w:p w14:paraId="1BBD5927" w14:textId="77777777" w:rsidR="008851A3" w:rsidRPr="008851A3" w:rsidRDefault="008851A3" w:rsidP="008851A3">
      <w:pPr>
        <w:rPr>
          <w:rFonts w:ascii="Calibri Light" w:hAnsi="Calibri Light" w:cs="Calibri Light"/>
          <w:sz w:val="22"/>
          <w:szCs w:val="22"/>
        </w:rPr>
      </w:pPr>
    </w:p>
    <w:p w14:paraId="66B1730F" w14:textId="77777777" w:rsidR="008851A3" w:rsidRPr="008851A3" w:rsidRDefault="008851A3" w:rsidP="008851A3">
      <w:pPr>
        <w:rPr>
          <w:rFonts w:ascii="Calibri Light" w:hAnsi="Calibri Light" w:cs="Calibri Light"/>
          <w:b/>
          <w:bCs/>
          <w:sz w:val="22"/>
          <w:szCs w:val="22"/>
        </w:rPr>
      </w:pPr>
      <w:r w:rsidRPr="008851A3">
        <w:rPr>
          <w:rFonts w:ascii="Calibri Light" w:hAnsi="Calibri Light" w:cs="Calibri Light"/>
          <w:b/>
          <w:bCs/>
          <w:sz w:val="22"/>
          <w:szCs w:val="22"/>
        </w:rPr>
        <w:t>Potential Applications and Benefits</w:t>
      </w:r>
    </w:p>
    <w:p w14:paraId="4097E948" w14:textId="09448E37" w:rsidR="008851A3" w:rsidRPr="008851A3" w:rsidDel="00655050" w:rsidRDefault="008851A3" w:rsidP="008851A3">
      <w:pPr>
        <w:rPr>
          <w:del w:id="113" w:author="Paul Williams" w:date="2026-08-14T20:15:00Z"/>
          <w:rFonts w:ascii="Calibri Light" w:hAnsi="Calibri Light" w:cs="Calibri Light"/>
          <w:sz w:val="22"/>
          <w:szCs w:val="22"/>
        </w:rPr>
      </w:pPr>
      <w:commentRangeStart w:id="114"/>
      <w:commentRangeStart w:id="115"/>
      <w:commentRangeStart w:id="116"/>
      <w:r w:rsidRPr="008851A3">
        <w:rPr>
          <w:rFonts w:ascii="Calibri Light" w:hAnsi="Calibri Light" w:cs="Calibri Light"/>
          <w:sz w:val="22"/>
          <w:szCs w:val="22"/>
        </w:rPr>
        <w:t xml:space="preserve">Football supplies spatial precision, labelled events and a well-understood hierarchy; the </w:t>
      </w:r>
      <w:ins w:id="117" w:author="Paul Williams" w:date="2026-08-17T11:42:00Z">
        <w:r w:rsidR="00DC349A">
          <w:rPr>
            <w:rFonts w:ascii="Calibri Light" w:hAnsi="Calibri Light" w:cs="Calibri Light"/>
            <w:sz w:val="22"/>
            <w:szCs w:val="22"/>
          </w:rPr>
          <w:t xml:space="preserve">resulting </w:t>
        </w:r>
      </w:ins>
      <w:r w:rsidRPr="008851A3">
        <w:rPr>
          <w:rFonts w:ascii="Calibri Light" w:hAnsi="Calibri Light" w:cs="Calibri Light"/>
          <w:sz w:val="22"/>
          <w:szCs w:val="22"/>
        </w:rPr>
        <w:t xml:space="preserve">framework is designed to transfer to any bounded competitive system once calibrated to the new system. </w:t>
      </w:r>
      <w:commentRangeEnd w:id="115"/>
      <w:r w:rsidR="00DC349A">
        <w:rPr>
          <w:rStyle w:val="CommentReference"/>
        </w:rPr>
        <w:commentReference w:id="115"/>
      </w:r>
      <w:commentRangeStart w:id="118"/>
      <w:r w:rsidRPr="008851A3">
        <w:rPr>
          <w:rFonts w:ascii="Calibri Light" w:hAnsi="Calibri Light" w:cs="Calibri Light"/>
          <w:sz w:val="22"/>
          <w:szCs w:val="22"/>
        </w:rPr>
        <w:t>Longer-term pathways include autonomous coordination in contested environments and biological competition such as predator–prey spatial dynamics. Biological competition between populations, inclu</w:t>
      </w:r>
      <w:bookmarkStart w:id="119" w:name="_GoBack"/>
      <w:bookmarkEnd w:id="119"/>
      <w:r w:rsidRPr="008851A3">
        <w:rPr>
          <w:rFonts w:ascii="Calibri Light" w:hAnsi="Calibri Light" w:cs="Calibri Light"/>
          <w:sz w:val="22"/>
          <w:szCs w:val="22"/>
        </w:rPr>
        <w:t>ding cellular systems relevant to cancer biology</w:t>
      </w:r>
      <w:commentRangeEnd w:id="118"/>
      <w:r w:rsidR="003B4B8C">
        <w:rPr>
          <w:rStyle w:val="CommentReference"/>
        </w:rPr>
        <w:commentReference w:id="118"/>
      </w:r>
      <w:r w:rsidRPr="008851A3">
        <w:rPr>
          <w:rFonts w:ascii="Calibri Light" w:hAnsi="Calibri Light" w:cs="Calibri Light"/>
          <w:sz w:val="22"/>
          <w:szCs w:val="22"/>
        </w:rPr>
        <w:t>, represents a further pathway through the team's mathematical-oncology expertise.</w:t>
      </w:r>
      <w:ins w:id="120" w:author="Paul Williams" w:date="2026-08-14T20:15:00Z">
        <w:r w:rsidR="00655050">
          <w:rPr>
            <w:rFonts w:ascii="Calibri Light" w:hAnsi="Calibri Light" w:cs="Calibri Light"/>
            <w:sz w:val="22"/>
            <w:szCs w:val="22"/>
          </w:rPr>
          <w:t xml:space="preserve"> </w:t>
        </w:r>
      </w:ins>
      <w:commentRangeStart w:id="121"/>
    </w:p>
    <w:p w14:paraId="1EDD390A" w14:textId="77777777" w:rsidR="008851A3" w:rsidRPr="008851A3" w:rsidRDefault="008851A3" w:rsidP="008851A3">
      <w:pPr>
        <w:rPr>
          <w:rFonts w:ascii="Calibri Light" w:hAnsi="Calibri Light" w:cs="Calibri Light"/>
          <w:sz w:val="22"/>
          <w:szCs w:val="22"/>
        </w:rPr>
      </w:pPr>
      <w:r w:rsidRPr="008851A3">
        <w:rPr>
          <w:rFonts w:ascii="Calibri Light" w:hAnsi="Calibri Light" w:cs="Calibri Light"/>
          <w:sz w:val="22"/>
          <w:szCs w:val="22"/>
        </w:rPr>
        <w:t xml:space="preserve">The primary output is open-source software that makes the methods usable beyond this project. </w:t>
      </w:r>
      <w:commentRangeEnd w:id="121"/>
      <w:r w:rsidR="00655050">
        <w:rPr>
          <w:rStyle w:val="CommentReference"/>
        </w:rPr>
        <w:commentReference w:id="121"/>
      </w:r>
      <w:commentRangeStart w:id="122"/>
      <w:r w:rsidRPr="008851A3">
        <w:rPr>
          <w:rFonts w:ascii="Calibri Light" w:hAnsi="Calibri Light" w:cs="Calibri Light"/>
          <w:sz w:val="22"/>
          <w:szCs w:val="22"/>
        </w:rPr>
        <w:t xml:space="preserve">The work builds UK capability at the intersection of mathematical shape analysis, statistical inference and competitive systems, </w:t>
      </w:r>
      <w:commentRangeEnd w:id="122"/>
      <w:r w:rsidR="00DC349A">
        <w:rPr>
          <w:rStyle w:val="CommentReference"/>
        </w:rPr>
        <w:commentReference w:id="122"/>
      </w:r>
      <w:commentRangeStart w:id="123"/>
      <w:r w:rsidRPr="008851A3">
        <w:rPr>
          <w:rFonts w:ascii="Calibri Light" w:hAnsi="Calibri Light" w:cs="Calibri Light"/>
          <w:sz w:val="22"/>
          <w:szCs w:val="22"/>
        </w:rPr>
        <w:t>and it produces the evidence base for a follow-on Standard Grant.</w:t>
      </w:r>
      <w:commentRangeEnd w:id="123"/>
      <w:r w:rsidR="005858B6">
        <w:rPr>
          <w:rStyle w:val="CommentReference"/>
        </w:rPr>
        <w:commentReference w:id="123"/>
      </w:r>
      <w:commentRangeEnd w:id="114"/>
      <w:r w:rsidR="005858B6">
        <w:rPr>
          <w:rStyle w:val="CommentReference"/>
        </w:rPr>
        <w:commentReference w:id="114"/>
      </w:r>
      <w:commentRangeEnd w:id="116"/>
      <w:r w:rsidR="00DC349A">
        <w:rPr>
          <w:rStyle w:val="CommentReference"/>
        </w:rPr>
        <w:commentReference w:id="116"/>
      </w:r>
    </w:p>
    <w:p w14:paraId="4114C344" w14:textId="77777777" w:rsidR="009F2263" w:rsidRPr="008851A3" w:rsidRDefault="009F2263">
      <w:pPr>
        <w:rPr>
          <w:rFonts w:ascii="Calibri Light" w:hAnsi="Calibri Light" w:cs="Calibri Light"/>
          <w:sz w:val="22"/>
          <w:szCs w:val="22"/>
        </w:rPr>
      </w:pPr>
    </w:p>
    <w:sectPr w:rsidR="009F2263" w:rsidRPr="008851A3" w:rsidSect="00655050">
      <w:pgSz w:w="11900" w:h="16840"/>
      <w:pgMar w:top="1134" w:right="1134" w:bottom="1134" w:left="1134" w:header="708" w:footer="708" w:gutter="0"/>
      <w:cols w:space="708"/>
      <w:docGrid w:linePitch="360"/>
      <w:sectPrChange w:id="124" w:author="Paul Williams" w:date="2026-08-14T20:14:00Z">
        <w:sectPr w:rsidR="009F2263" w:rsidRPr="008851A3" w:rsidSect="00655050">
          <w:pgMar w:top="1440" w:right="1440" w:bottom="1440" w:left="1440" w:header="708" w:footer="708" w:gutter="0"/>
        </w:sectPr>
      </w:sectPrChange>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Paul Williams" w:date="2026-08-17T11:32:00Z" w:initials="PW">
    <w:p w14:paraId="56AB01FF" w14:textId="04E4AE16" w:rsidR="00164EDA" w:rsidRDefault="00164EDA">
      <w:pPr>
        <w:pStyle w:val="CommentText"/>
      </w:pPr>
      <w:r>
        <w:rPr>
          <w:rStyle w:val="CommentReference"/>
        </w:rPr>
        <w:annotationRef/>
      </w:r>
      <w:r>
        <w:t xml:space="preserve">Must be understood by non-experts, general public, etc.  </w:t>
      </w:r>
    </w:p>
  </w:comment>
  <w:comment w:id="33" w:author="Paul Williams" w:date="2026-08-14T19:57:00Z" w:initials="PW">
    <w:p w14:paraId="15543164" w14:textId="0B4AE545" w:rsidR="00221301" w:rsidRDefault="00221301">
      <w:pPr>
        <w:pStyle w:val="CommentText"/>
      </w:pPr>
      <w:r>
        <w:rPr>
          <w:rStyle w:val="CommentReference"/>
        </w:rPr>
        <w:annotationRef/>
      </w:r>
      <w:r w:rsidR="002408AE">
        <w:t>Alternative opening statement / context</w:t>
      </w:r>
    </w:p>
    <w:p w14:paraId="0778C822" w14:textId="77777777" w:rsidR="00221301" w:rsidRDefault="00221301">
      <w:pPr>
        <w:pStyle w:val="CommentText"/>
      </w:pPr>
    </w:p>
    <w:p w14:paraId="4A583829" w14:textId="70261741" w:rsidR="00221301" w:rsidRDefault="00221301">
      <w:pPr>
        <w:pStyle w:val="CommentText"/>
      </w:pPr>
      <w:r>
        <w:t>Football is competitive and has a fixed pitch</w:t>
      </w:r>
    </w:p>
    <w:p w14:paraId="3E9DFE2D" w14:textId="77777777" w:rsidR="002408AE" w:rsidRDefault="002408AE">
      <w:pPr>
        <w:pStyle w:val="CommentText"/>
      </w:pPr>
    </w:p>
    <w:p w14:paraId="009112A6" w14:textId="6B1C7AC0" w:rsidR="00221301" w:rsidRDefault="00221301">
      <w:pPr>
        <w:pStyle w:val="CommentText"/>
      </w:pPr>
      <w:r>
        <w:t>Autonomous coordination is non-competitive</w:t>
      </w:r>
      <w:r w:rsidR="00F16EB7">
        <w:t>?</w:t>
      </w:r>
    </w:p>
    <w:p w14:paraId="2C1514F0" w14:textId="77777777" w:rsidR="002408AE" w:rsidRDefault="002408AE">
      <w:pPr>
        <w:pStyle w:val="CommentText"/>
      </w:pPr>
    </w:p>
    <w:p w14:paraId="10903FCB" w14:textId="4E2CE9E0" w:rsidR="00221301" w:rsidRDefault="00221301">
      <w:pPr>
        <w:pStyle w:val="CommentText"/>
      </w:pPr>
      <w:r>
        <w:t xml:space="preserve">Territory for animals is competitive </w:t>
      </w:r>
      <w:r w:rsidR="00F16EB7">
        <w:t xml:space="preserve">but it </w:t>
      </w:r>
      <w:r>
        <w:t>is not</w:t>
      </w:r>
      <w:r w:rsidR="00F16EB7">
        <w:t xml:space="preserve"> </w:t>
      </w:r>
      <w:r>
        <w:t>fixed</w:t>
      </w:r>
      <w:r w:rsidR="002C0924">
        <w:t xml:space="preserve"> – </w:t>
      </w:r>
      <w:r w:rsidR="00207BA3">
        <w:t xml:space="preserve">it </w:t>
      </w:r>
      <w:r w:rsidR="002C0924">
        <w:t>can change through time</w:t>
      </w:r>
      <w:r w:rsidR="00207BA3">
        <w:t>?</w:t>
      </w:r>
    </w:p>
    <w:p w14:paraId="6390BA2F" w14:textId="77777777" w:rsidR="00221301" w:rsidRDefault="00221301">
      <w:pPr>
        <w:pStyle w:val="CommentText"/>
      </w:pPr>
    </w:p>
    <w:p w14:paraId="3364ED56" w14:textId="31678D6B" w:rsidR="00221301" w:rsidRDefault="00221301">
      <w:pPr>
        <w:pStyle w:val="CommentText"/>
      </w:pPr>
    </w:p>
  </w:comment>
  <w:comment w:id="95" w:author="Paul Williams" w:date="2026-08-14T20:14:00Z" w:initials="PW">
    <w:p w14:paraId="10755120" w14:textId="366DF7C3" w:rsidR="00655050" w:rsidRDefault="00655050">
      <w:pPr>
        <w:pStyle w:val="CommentText"/>
      </w:pPr>
      <w:r>
        <w:rPr>
          <w:rStyle w:val="CommentReference"/>
        </w:rPr>
        <w:annotationRef/>
      </w:r>
      <w:r>
        <w:t>Add</w:t>
      </w:r>
      <w:r w:rsidR="00DC349A">
        <w:t xml:space="preserve"> the</w:t>
      </w:r>
      <w:r>
        <w:t xml:space="preserve"> “success” metrics to each</w:t>
      </w:r>
    </w:p>
  </w:comment>
  <w:comment w:id="115" w:author="Paul Williams" w:date="2026-08-17T11:41:00Z" w:initials="PW">
    <w:p w14:paraId="575F9337" w14:textId="77777777" w:rsidR="003B4B8C" w:rsidRDefault="00DC349A">
      <w:pPr>
        <w:pStyle w:val="CommentText"/>
      </w:pPr>
      <w:r>
        <w:rPr>
          <w:rStyle w:val="CommentReference"/>
        </w:rPr>
        <w:annotationRef/>
      </w:r>
      <w:r w:rsidR="003B4B8C">
        <w:t xml:space="preserve">Is this project’s output? </w:t>
      </w:r>
    </w:p>
    <w:p w14:paraId="62B0AA9B" w14:textId="0C3E9179" w:rsidR="00DC349A" w:rsidRDefault="00DC349A">
      <w:pPr>
        <w:pStyle w:val="CommentText"/>
      </w:pPr>
      <w:r>
        <w:t>What new system are you referring?</w:t>
      </w:r>
    </w:p>
  </w:comment>
  <w:comment w:id="118" w:author="Paul Williams" w:date="2026-08-17T11:51:00Z" w:initials="PW">
    <w:p w14:paraId="089F9108" w14:textId="41B8BEF5" w:rsidR="003B4B8C" w:rsidRDefault="003B4B8C">
      <w:pPr>
        <w:pStyle w:val="CommentText"/>
      </w:pPr>
      <w:r>
        <w:rPr>
          <w:rStyle w:val="CommentReference"/>
        </w:rPr>
        <w:annotationRef/>
      </w:r>
      <w:r>
        <w:t>Why is this useful to understand?</w:t>
      </w:r>
    </w:p>
  </w:comment>
  <w:comment w:id="121" w:author="Paul Williams" w:date="2026-08-14T20:16:00Z" w:initials="PW">
    <w:p w14:paraId="26A166DA" w14:textId="45378988" w:rsidR="00655050" w:rsidRDefault="00655050">
      <w:pPr>
        <w:pStyle w:val="CommentText"/>
      </w:pPr>
      <w:r>
        <w:rPr>
          <w:rStyle w:val="CommentReference"/>
        </w:rPr>
        <w:annotationRef/>
      </w:r>
      <w:r>
        <w:t>Rephrase – specify the output</w:t>
      </w:r>
    </w:p>
  </w:comment>
  <w:comment w:id="122" w:author="Paul Williams" w:date="2026-08-17T11:47:00Z" w:initials="PW">
    <w:p w14:paraId="344111E1" w14:textId="0B5F9B0C" w:rsidR="00DC349A" w:rsidRDefault="00DC349A">
      <w:pPr>
        <w:pStyle w:val="CommentText"/>
      </w:pPr>
      <w:r>
        <w:rPr>
          <w:rStyle w:val="CommentReference"/>
        </w:rPr>
        <w:annotationRef/>
      </w:r>
      <w:r>
        <w:t>Expand on this – it needs to be specific</w:t>
      </w:r>
    </w:p>
  </w:comment>
  <w:comment w:id="123" w:author="Paul Williams" w:date="2026-08-14T20:19:00Z" w:initials="PW">
    <w:p w14:paraId="74A594F4" w14:textId="1E799168" w:rsidR="005858B6" w:rsidRDefault="005858B6">
      <w:pPr>
        <w:pStyle w:val="CommentText"/>
      </w:pPr>
      <w:r>
        <w:rPr>
          <w:rStyle w:val="CommentReference"/>
        </w:rPr>
        <w:annotationRef/>
      </w:r>
      <w:r>
        <w:t>To do what?</w:t>
      </w:r>
    </w:p>
  </w:comment>
  <w:comment w:id="114" w:author="Paul Williams" w:date="2026-08-14T20:20:00Z" w:initials="PW">
    <w:p w14:paraId="38CC10C8" w14:textId="4848B02F" w:rsidR="005858B6" w:rsidRDefault="005858B6">
      <w:pPr>
        <w:pStyle w:val="CommentText"/>
      </w:pPr>
      <w:r>
        <w:rPr>
          <w:rStyle w:val="CommentReference"/>
        </w:rPr>
        <w:annotationRef/>
      </w:r>
      <w:r>
        <w:t>Using examples, make this as “tangible” as possible</w:t>
      </w:r>
    </w:p>
  </w:comment>
  <w:comment w:id="116" w:author="Paul Williams" w:date="2026-08-17T11:47:00Z" w:initials="PW">
    <w:p w14:paraId="6DCBD6C6" w14:textId="26FF4EF1" w:rsidR="00DC349A" w:rsidRDefault="00DC349A">
      <w:pPr>
        <w:pStyle w:val="CommentText"/>
      </w:pPr>
      <w:r>
        <w:rPr>
          <w:rStyle w:val="CommentReference"/>
        </w:rPr>
        <w:annotationRef/>
      </w:r>
      <w:r>
        <w:t xml:space="preserve">Any benefits for Swansea City, </w:t>
      </w:r>
      <w:proofErr w:type="spellStart"/>
      <w:r>
        <w:t>Statsbomb</w:t>
      </w:r>
      <w:proofErr w:type="spellEnd"/>
      <w:r>
        <w:t>, or your own research group, department?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6AB01FF" w15:done="0"/>
  <w15:commentEx w15:paraId="3364ED56" w15:done="0"/>
  <w15:commentEx w15:paraId="10755120" w15:done="0"/>
  <w15:commentEx w15:paraId="62B0AA9B" w15:done="0"/>
  <w15:commentEx w15:paraId="089F9108" w15:done="0"/>
  <w15:commentEx w15:paraId="26A166DA" w15:done="0"/>
  <w15:commentEx w15:paraId="344111E1" w15:done="0"/>
  <w15:commentEx w15:paraId="74A594F4" w15:done="0"/>
  <w15:commentEx w15:paraId="38CC10C8" w15:done="0"/>
  <w15:commentEx w15:paraId="6DCBD6C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ul Williams">
    <w15:presenceInfo w15:providerId="None" w15:userId="Paul William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1A3"/>
    <w:rsid w:val="00147720"/>
    <w:rsid w:val="00164EDA"/>
    <w:rsid w:val="00207BA3"/>
    <w:rsid w:val="00221301"/>
    <w:rsid w:val="002408AE"/>
    <w:rsid w:val="002743AE"/>
    <w:rsid w:val="002C0924"/>
    <w:rsid w:val="0039664B"/>
    <w:rsid w:val="003B4B8C"/>
    <w:rsid w:val="005134A2"/>
    <w:rsid w:val="005858B6"/>
    <w:rsid w:val="005D7D6A"/>
    <w:rsid w:val="006076A3"/>
    <w:rsid w:val="00655050"/>
    <w:rsid w:val="006C76A5"/>
    <w:rsid w:val="00716867"/>
    <w:rsid w:val="00736938"/>
    <w:rsid w:val="008851A3"/>
    <w:rsid w:val="008C5AD8"/>
    <w:rsid w:val="009C36B5"/>
    <w:rsid w:val="009F2263"/>
    <w:rsid w:val="00B03625"/>
    <w:rsid w:val="00B80347"/>
    <w:rsid w:val="00C436ED"/>
    <w:rsid w:val="00C63905"/>
    <w:rsid w:val="00C8460E"/>
    <w:rsid w:val="00DC349A"/>
    <w:rsid w:val="00EA1C93"/>
    <w:rsid w:val="00F16EB7"/>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486B1"/>
  <w15:chartTrackingRefBased/>
  <w15:docId w15:val="{98044B81-36E8-5549-9CFC-670D476E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5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1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1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1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1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1A3"/>
    <w:rPr>
      <w:rFonts w:eastAsiaTheme="majorEastAsia" w:cstheme="majorBidi"/>
      <w:color w:val="272727" w:themeColor="text1" w:themeTint="D8"/>
    </w:rPr>
  </w:style>
  <w:style w:type="paragraph" w:styleId="Title">
    <w:name w:val="Title"/>
    <w:basedOn w:val="Normal"/>
    <w:next w:val="Normal"/>
    <w:link w:val="TitleChar"/>
    <w:uiPriority w:val="10"/>
    <w:qFormat/>
    <w:rsid w:val="008851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1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1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51A3"/>
    <w:rPr>
      <w:i/>
      <w:iCs/>
      <w:color w:val="404040" w:themeColor="text1" w:themeTint="BF"/>
    </w:rPr>
  </w:style>
  <w:style w:type="paragraph" w:styleId="ListParagraph">
    <w:name w:val="List Paragraph"/>
    <w:basedOn w:val="Normal"/>
    <w:uiPriority w:val="34"/>
    <w:qFormat/>
    <w:rsid w:val="008851A3"/>
    <w:pPr>
      <w:ind w:left="720"/>
      <w:contextualSpacing/>
    </w:pPr>
  </w:style>
  <w:style w:type="character" w:styleId="IntenseEmphasis">
    <w:name w:val="Intense Emphasis"/>
    <w:basedOn w:val="DefaultParagraphFont"/>
    <w:uiPriority w:val="21"/>
    <w:qFormat/>
    <w:rsid w:val="008851A3"/>
    <w:rPr>
      <w:i/>
      <w:iCs/>
      <w:color w:val="0F4761" w:themeColor="accent1" w:themeShade="BF"/>
    </w:rPr>
  </w:style>
  <w:style w:type="paragraph" w:styleId="IntenseQuote">
    <w:name w:val="Intense Quote"/>
    <w:basedOn w:val="Normal"/>
    <w:next w:val="Normal"/>
    <w:link w:val="IntenseQuoteChar"/>
    <w:uiPriority w:val="30"/>
    <w:qFormat/>
    <w:rsid w:val="00885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1A3"/>
    <w:rPr>
      <w:i/>
      <w:iCs/>
      <w:color w:val="0F4761" w:themeColor="accent1" w:themeShade="BF"/>
    </w:rPr>
  </w:style>
  <w:style w:type="character" w:styleId="IntenseReference">
    <w:name w:val="Intense Reference"/>
    <w:basedOn w:val="DefaultParagraphFont"/>
    <w:uiPriority w:val="32"/>
    <w:qFormat/>
    <w:rsid w:val="008851A3"/>
    <w:rPr>
      <w:b/>
      <w:bCs/>
      <w:smallCaps/>
      <w:color w:val="0F4761" w:themeColor="accent1" w:themeShade="BF"/>
      <w:spacing w:val="5"/>
    </w:rPr>
  </w:style>
  <w:style w:type="character" w:styleId="CommentReference">
    <w:name w:val="annotation reference"/>
    <w:basedOn w:val="DefaultParagraphFont"/>
    <w:uiPriority w:val="99"/>
    <w:semiHidden/>
    <w:unhideWhenUsed/>
    <w:rsid w:val="00221301"/>
    <w:rPr>
      <w:sz w:val="16"/>
      <w:szCs w:val="16"/>
    </w:rPr>
  </w:style>
  <w:style w:type="paragraph" w:styleId="CommentText">
    <w:name w:val="annotation text"/>
    <w:basedOn w:val="Normal"/>
    <w:link w:val="CommentTextChar"/>
    <w:uiPriority w:val="99"/>
    <w:semiHidden/>
    <w:unhideWhenUsed/>
    <w:rsid w:val="00221301"/>
    <w:rPr>
      <w:sz w:val="20"/>
      <w:szCs w:val="20"/>
    </w:rPr>
  </w:style>
  <w:style w:type="character" w:customStyle="1" w:styleId="CommentTextChar">
    <w:name w:val="Comment Text Char"/>
    <w:basedOn w:val="DefaultParagraphFont"/>
    <w:link w:val="CommentText"/>
    <w:uiPriority w:val="99"/>
    <w:semiHidden/>
    <w:rsid w:val="00221301"/>
    <w:rPr>
      <w:sz w:val="20"/>
      <w:szCs w:val="20"/>
    </w:rPr>
  </w:style>
  <w:style w:type="paragraph" w:styleId="CommentSubject">
    <w:name w:val="annotation subject"/>
    <w:basedOn w:val="CommentText"/>
    <w:next w:val="CommentText"/>
    <w:link w:val="CommentSubjectChar"/>
    <w:uiPriority w:val="99"/>
    <w:semiHidden/>
    <w:unhideWhenUsed/>
    <w:rsid w:val="00221301"/>
    <w:rPr>
      <w:b/>
      <w:bCs/>
    </w:rPr>
  </w:style>
  <w:style w:type="character" w:customStyle="1" w:styleId="CommentSubjectChar">
    <w:name w:val="Comment Subject Char"/>
    <w:basedOn w:val="CommentTextChar"/>
    <w:link w:val="CommentSubject"/>
    <w:uiPriority w:val="99"/>
    <w:semiHidden/>
    <w:rsid w:val="00221301"/>
    <w:rPr>
      <w:b/>
      <w:bCs/>
      <w:sz w:val="20"/>
      <w:szCs w:val="20"/>
    </w:rPr>
  </w:style>
  <w:style w:type="paragraph" w:styleId="BalloonText">
    <w:name w:val="Balloon Text"/>
    <w:basedOn w:val="Normal"/>
    <w:link w:val="BalloonTextChar"/>
    <w:uiPriority w:val="99"/>
    <w:semiHidden/>
    <w:unhideWhenUsed/>
    <w:rsid w:val="002213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13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Paul Williams</cp:lastModifiedBy>
  <cp:revision>14</cp:revision>
  <dcterms:created xsi:type="dcterms:W3CDTF">2026-08-14T18:36:00Z</dcterms:created>
  <dcterms:modified xsi:type="dcterms:W3CDTF">2026-08-17T10:53:00Z</dcterms:modified>
</cp:coreProperties>
</file>