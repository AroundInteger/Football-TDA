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D24F" w14:textId="6C410CD0" w:rsidR="00F072D0" w:rsidRPr="00743037" w:rsidRDefault="00B731BD" w:rsidP="00175365">
      <w:pPr>
        <w:pStyle w:val="Heading1"/>
        <w:spacing w:before="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0" w:name="vision-and-approach"/>
      <w:r w:rsidRPr="00743037">
        <w:rPr>
          <w:rFonts w:ascii="Calibri" w:hAnsi="Calibri" w:cs="Calibri"/>
          <w:sz w:val="24"/>
          <w:szCs w:val="24"/>
          <w:lang w:val="en-GB"/>
        </w:rPr>
        <w:t>VISION</w:t>
      </w:r>
    </w:p>
    <w:p w14:paraId="46587D51" w14:textId="77777777" w:rsidR="00F072D0" w:rsidRPr="00743037" w:rsidRDefault="00B731BD" w:rsidP="00175365">
      <w:pPr>
        <w:pStyle w:val="Heading3"/>
        <w:spacing w:before="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1" w:name="X38448ad63eae5cb71b08eb619ef21205641641a"/>
      <w:bookmarkStart w:id="2" w:name="vision"/>
      <w:r w:rsidRPr="00743037">
        <w:rPr>
          <w:rFonts w:ascii="Calibri" w:hAnsi="Calibri" w:cs="Calibri"/>
          <w:sz w:val="24"/>
          <w:szCs w:val="24"/>
          <w:lang w:val="en-GB"/>
        </w:rPr>
        <w:t>1. Research Problem and Mathematical Contribution</w:t>
      </w:r>
    </w:p>
    <w:p w14:paraId="4BCC54F5" w14:textId="66714825" w:rsidR="00F072D0" w:rsidRPr="00FB63C8" w:rsidRDefault="00B731BD" w:rsidP="00175365">
      <w:pPr>
        <w:pStyle w:val="FirstParagraph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>When two</w:t>
      </w:r>
      <w:ins w:id="3" w:author="Emma Chapman" w:date="2026-09-16T15:13:00Z" w16du:dateUtc="2026-09-16T14:13:00Z">
        <w:r w:rsidR="00225EC4">
          <w:rPr>
            <w:rFonts w:ascii="Calibri" w:hAnsi="Calibri" w:cs="Calibri"/>
            <w:sz w:val="22"/>
            <w:szCs w:val="22"/>
            <w:lang w:val="en-GB"/>
          </w:rPr>
          <w:t xml:space="preserve"> or more</w:t>
        </w:r>
      </w:ins>
      <w:r w:rsidRPr="00FB63C8">
        <w:rPr>
          <w:rFonts w:ascii="Calibri" w:hAnsi="Calibri" w:cs="Calibri"/>
          <w:sz w:val="22"/>
          <w:szCs w:val="22"/>
          <w:lang w:val="en-GB"/>
        </w:rPr>
        <w:t xml:space="preserve"> groups of agents compete inside a bounded space, each shapes the other’s organisation at every scale at once, </w:t>
      </w:r>
      <w:del w:id="4" w:author="Emma Chapman" w:date="2026-09-16T15:14:00Z" w16du:dateUtc="2026-09-16T14:14:00Z">
        <w:r w:rsidRPr="00FB63C8" w:rsidDel="00C876F7">
          <w:rPr>
            <w:rFonts w:ascii="Calibri" w:hAnsi="Calibri" w:cs="Calibri"/>
            <w:sz w:val="22"/>
            <w:szCs w:val="22"/>
            <w:lang w:val="en-GB"/>
          </w:rPr>
          <w:delText xml:space="preserve">and no </w:delText>
        </w:r>
        <w:commentRangeStart w:id="5"/>
        <w:r w:rsidRPr="00FB63C8" w:rsidDel="00C876F7">
          <w:rPr>
            <w:rFonts w:ascii="Calibri" w:hAnsi="Calibri" w:cs="Calibri"/>
            <w:sz w:val="22"/>
            <w:szCs w:val="22"/>
            <w:lang w:val="en-GB"/>
          </w:rPr>
          <w:delText>statistical</w:delText>
        </w:r>
      </w:del>
      <w:commentRangeEnd w:id="5"/>
      <w:r w:rsidR="00C97EFB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5"/>
      </w:r>
      <w:del w:id="6" w:author="Emma Chapman" w:date="2026-09-16T15:14:00Z" w16du:dateUtc="2026-09-16T14:14:00Z">
        <w:r w:rsidRPr="00FB63C8" w:rsidDel="00C876F7">
          <w:rPr>
            <w:rFonts w:ascii="Calibri" w:hAnsi="Calibri" w:cs="Calibri"/>
            <w:sz w:val="22"/>
            <w:szCs w:val="22"/>
            <w:lang w:val="en-GB"/>
          </w:rPr>
          <w:delText xml:space="preserve"> theory yet describes that record. Such competitive collective systems comprise two or more groups of agents that share a bounded domain, 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each coordinating internally while responding to the opposing group. </w:t>
      </w:r>
      <w:ins w:id="7" w:author="Emma Chapman" w:date="2026-09-16T15:15:00Z" w16du:dateUtc="2026-09-16T14:15:00Z">
        <w:r w:rsidR="00223D38">
          <w:rPr>
            <w:rFonts w:ascii="Calibri" w:hAnsi="Calibri" w:cs="Calibri"/>
            <w:sz w:val="22"/>
            <w:szCs w:val="22"/>
            <w:lang w:val="en-GB"/>
          </w:rPr>
          <w:t>However, no</w:t>
        </w:r>
        <w:r w:rsidR="00223D38" w:rsidRPr="00FB63C8">
          <w:rPr>
            <w:rFonts w:ascii="Calibri" w:hAnsi="Calibri" w:cs="Calibri"/>
            <w:sz w:val="22"/>
            <w:szCs w:val="22"/>
            <w:lang w:val="en-GB"/>
          </w:rPr>
          <w:t xml:space="preserve"> statistical theory yet describes that record</w:t>
        </w:r>
        <w:r w:rsidR="00223D38">
          <w:rPr>
            <w:rFonts w:ascii="Calibri" w:hAnsi="Calibri" w:cs="Calibri"/>
            <w:sz w:val="22"/>
            <w:szCs w:val="22"/>
            <w:lang w:val="en-GB"/>
          </w:rPr>
          <w:t>, nor can</w:t>
        </w:r>
        <w:r w:rsidR="00223D38" w:rsidRPr="00FB63C8">
          <w:rPr>
            <w:rFonts w:ascii="Calibri" w:hAnsi="Calibri" w:cs="Calibri"/>
            <w:sz w:val="22"/>
            <w:szCs w:val="22"/>
            <w:lang w:val="en-GB"/>
          </w:rPr>
          <w:t xml:space="preserve"> </w:t>
        </w:r>
        <w:r w:rsidR="00223D38">
          <w:rPr>
            <w:rFonts w:ascii="Calibri" w:hAnsi="Calibri" w:cs="Calibri"/>
            <w:sz w:val="22"/>
            <w:szCs w:val="22"/>
            <w:lang w:val="en-GB"/>
          </w:rPr>
          <w:t>s</w:t>
        </w:r>
      </w:ins>
      <w:del w:id="8" w:author="Emma Chapman" w:date="2026-09-16T15:15:00Z" w16du:dateUtc="2026-09-16T14:15:00Z">
        <w:r w:rsidRPr="00FB63C8" w:rsidDel="00223D38">
          <w:rPr>
            <w:rFonts w:ascii="Calibri" w:hAnsi="Calibri" w:cs="Calibri"/>
            <w:sz w:val="22"/>
            <w:szCs w:val="22"/>
            <w:lang w:val="en-GB"/>
          </w:rPr>
          <w:delText>S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tatistical topology </w:t>
      </w:r>
      <w:del w:id="9" w:author="Emma Chapman" w:date="2026-09-16T15:15:00Z" w16du:dateUtc="2026-09-16T14:15:00Z">
        <w:r w:rsidRPr="00FB63C8" w:rsidDel="00223D38">
          <w:rPr>
            <w:rFonts w:ascii="Calibri" w:hAnsi="Calibri" w:cs="Calibri"/>
            <w:sz w:val="22"/>
            <w:szCs w:val="22"/>
            <w:lang w:val="en-GB"/>
          </w:rPr>
          <w:delText xml:space="preserve">cannot 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yet describe how such organisation forms, changes and breaks down</w:t>
      </w:r>
      <w:ins w:id="10" w:author="Emma Chapman" w:date="2026-09-16T15:15:00Z" w16du:dateUtc="2026-09-16T14:15:00Z">
        <w:r w:rsidR="00561CD0">
          <w:rPr>
            <w:rFonts w:ascii="Calibri" w:hAnsi="Calibri" w:cs="Calibri"/>
            <w:sz w:val="22"/>
            <w:szCs w:val="22"/>
            <w:lang w:val="en-GB"/>
          </w:rPr>
          <w:t>.</w:t>
        </w:r>
      </w:ins>
      <w:del w:id="11" w:author="Emma Chapman" w:date="2026-09-16T15:15:00Z" w16du:dateUtc="2026-09-16T14:15:00Z">
        <w:r w:rsidRPr="00FB63C8" w:rsidDel="00561CD0">
          <w:rPr>
            <w:rFonts w:ascii="Calibri" w:hAnsi="Calibri" w:cs="Calibri"/>
            <w:sz w:val="22"/>
            <w:szCs w:val="22"/>
            <w:lang w:val="en-GB"/>
          </w:rPr>
          <w:delText>;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ins w:id="12" w:author="Emma Chapman" w:date="2026-09-16T15:15:00Z" w16du:dateUtc="2026-09-16T14:15:00Z">
        <w:r w:rsidR="00561CD0">
          <w:rPr>
            <w:rFonts w:ascii="Calibri" w:hAnsi="Calibri" w:cs="Calibri"/>
            <w:sz w:val="22"/>
            <w:szCs w:val="22"/>
            <w:lang w:val="en-GB"/>
          </w:rPr>
          <w:t>T</w:t>
        </w:r>
      </w:ins>
      <w:del w:id="13" w:author="Emma Chapman" w:date="2026-09-16T15:15:00Z" w16du:dateUtc="2026-09-16T14:15:00Z">
        <w:r w:rsidRPr="00FB63C8" w:rsidDel="00561CD0">
          <w:rPr>
            <w:rFonts w:ascii="Calibri" w:hAnsi="Calibri" w:cs="Calibri"/>
            <w:sz w:val="22"/>
            <w:szCs w:val="22"/>
            <w:lang w:val="en-GB"/>
          </w:rPr>
          <w:delText>t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his project seeks that theory, averaging configurations at population scale and locating change with a proven error bound. The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FB63C8">
        <w:rPr>
          <w:rFonts w:ascii="Calibri" w:hAnsi="Calibri" w:cs="Calibri"/>
          <w:sz w:val="22"/>
          <w:szCs w:val="22"/>
          <w:lang w:val="en-GB"/>
        </w:rPr>
        <w:t>grant is</w:t>
      </w:r>
      <w:ins w:id="14" w:author="Emma Chapman" w:date="2026-09-16T15:16:00Z" w16du:dateUtc="2026-09-16T14:16:00Z">
        <w:r w:rsidR="00561CD0">
          <w:rPr>
            <w:rFonts w:ascii="Calibri" w:hAnsi="Calibri" w:cs="Calibri"/>
            <w:sz w:val="22"/>
            <w:szCs w:val="22"/>
            <w:lang w:val="en-GB"/>
          </w:rPr>
          <w:t xml:space="preserve"> therefore sought to </w:t>
        </w:r>
        <w:r w:rsidR="00160390">
          <w:rPr>
            <w:rFonts w:ascii="Calibri" w:hAnsi="Calibri" w:cs="Calibri"/>
            <w:sz w:val="22"/>
            <w:szCs w:val="22"/>
            <w:lang w:val="en-GB"/>
          </w:rPr>
          <w:t>fund</w:t>
        </w:r>
      </w:ins>
      <w:ins w:id="15" w:author="Emma Chapman" w:date="2026-09-16T15:17:00Z" w16du:dateUtc="2026-09-16T14:17:00Z">
        <w:r w:rsidR="006D1DF2">
          <w:rPr>
            <w:rFonts w:ascii="Calibri" w:hAnsi="Calibri" w:cs="Calibri"/>
            <w:sz w:val="22"/>
            <w:szCs w:val="22"/>
            <w:lang w:val="en-GB"/>
          </w:rPr>
          <w:t xml:space="preserve"> establishing</w:t>
        </w:r>
      </w:ins>
      <w:r w:rsidRPr="00FB63C8">
        <w:rPr>
          <w:rFonts w:ascii="Calibri" w:hAnsi="Calibri" w:cs="Calibri"/>
          <w:sz w:val="22"/>
          <w:szCs w:val="22"/>
          <w:lang w:val="en-GB"/>
        </w:rPr>
        <w:t xml:space="preserve"> a proof of principle on a fully tracked platform (professional football, §2) and the evidence base for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a</w:t>
      </w:r>
      <w:ins w:id="16" w:author="Emma Chapman" w:date="2026-09-16T15:17:00Z" w16du:dateUtc="2026-09-16T14:17:00Z">
        <w:r w:rsidR="006D1DF2">
          <w:rPr>
            <w:rFonts w:ascii="Calibri" w:hAnsi="Calibri" w:cs="Calibri"/>
            <w:sz w:val="22"/>
            <w:szCs w:val="22"/>
            <w:lang w:val="en-GB"/>
          </w:rPr>
          <w:t xml:space="preserve"> subsequent</w:t>
        </w:r>
      </w:ins>
      <w:r w:rsidRPr="00FB63C8">
        <w:rPr>
          <w:rFonts w:ascii="Calibri" w:hAnsi="Calibri" w:cs="Calibri"/>
          <w:sz w:val="22"/>
          <w:szCs w:val="22"/>
          <w:lang w:val="en-GB"/>
        </w:rPr>
        <w:t xml:space="preserve"> follow-on Standard Grant.</w:t>
      </w:r>
    </w:p>
    <w:p w14:paraId="78E40E3F" w14:textId="0EFAB0E1" w:rsidR="00F072D0" w:rsidRPr="00FB63C8" w:rsidDel="00EA29D3" w:rsidRDefault="00B731BD" w:rsidP="00175365">
      <w:pPr>
        <w:pStyle w:val="BodyText"/>
        <w:spacing w:before="0" w:afterLines="20" w:after="48"/>
        <w:jc w:val="both"/>
        <w:rPr>
          <w:del w:id="17" w:author="Emma Chapman" w:date="2026-09-16T15:18:00Z" w16du:dateUtc="2026-09-16T14:18:00Z"/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Importance.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Two obstacles limit existing approaches</w:t>
      </w:r>
      <w:ins w:id="18" w:author="Emma Chapman" w:date="2026-09-16T15:18:00Z" w16du:dateUtc="2026-09-16T14:18:00Z">
        <w:r w:rsidR="00C97EFB">
          <w:rPr>
            <w:rFonts w:ascii="Calibri" w:hAnsi="Calibri" w:cs="Calibri"/>
            <w:sz w:val="22"/>
            <w:szCs w:val="22"/>
            <w:lang w:val="en-GB"/>
          </w:rPr>
          <w:t>. The first is</w:t>
        </w:r>
        <w:r w:rsidR="00EA29D3">
          <w:rPr>
            <w:rFonts w:ascii="Calibri" w:hAnsi="Calibri" w:cs="Calibri"/>
            <w:sz w:val="22"/>
            <w:szCs w:val="22"/>
            <w:lang w:val="en-GB"/>
          </w:rPr>
          <w:t xml:space="preserve"> </w:t>
        </w:r>
      </w:ins>
      <w:del w:id="19" w:author="Emma Chapman" w:date="2026-09-16T15:17:00Z" w16du:dateUtc="2026-09-16T14:17:00Z">
        <w:r w:rsidRPr="00FB63C8" w:rsidDel="006D1DF2">
          <w:rPr>
            <w:rFonts w:ascii="Calibri" w:hAnsi="Calibri" w:cs="Calibri"/>
            <w:sz w:val="22"/>
            <w:szCs w:val="22"/>
            <w:lang w:val="en-GB"/>
          </w:rPr>
          <w:delText xml:space="preserve">. </w:delText>
        </w:r>
      </w:del>
      <w:ins w:id="20" w:author="Emma Chapman" w:date="2026-09-16T15:18:00Z" w16du:dateUtc="2026-09-16T14:18:00Z">
        <w:r w:rsidR="00C97EFB">
          <w:rPr>
            <w:rFonts w:ascii="Calibri" w:hAnsi="Calibri" w:cs="Calibri"/>
            <w:b/>
            <w:bCs/>
            <w:i/>
            <w:iCs/>
            <w:sz w:val="22"/>
            <w:szCs w:val="22"/>
            <w:lang w:val="en-GB"/>
          </w:rPr>
          <w:t>s</w:t>
        </w:r>
      </w:ins>
      <w:del w:id="21" w:author="Emma Chapman" w:date="2026-09-16T15:18:00Z" w16du:dateUtc="2026-09-16T14:18:00Z">
        <w:r w:rsidRPr="00FB63C8" w:rsidDel="00C97EFB">
          <w:rPr>
            <w:rFonts w:ascii="Calibri" w:hAnsi="Calibri" w:cs="Calibri"/>
            <w:b/>
            <w:bCs/>
            <w:i/>
            <w:iCs/>
            <w:sz w:val="22"/>
            <w:szCs w:val="22"/>
            <w:lang w:val="en-GB"/>
          </w:rPr>
          <w:delText>S</w:delText>
        </w:r>
      </w:del>
      <w:r w:rsidRPr="00FB63C8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cale</w:t>
      </w:r>
      <w:ins w:id="22" w:author="Emma Chapman" w:date="2026-09-16T15:18:00Z" w16du:dateUtc="2026-09-16T14:18:00Z">
        <w:r w:rsidR="00C97EFB">
          <w:rPr>
            <w:rFonts w:ascii="Calibri" w:hAnsi="Calibri" w:cs="Calibri"/>
            <w:i/>
            <w:iCs/>
            <w:sz w:val="22"/>
            <w:szCs w:val="22"/>
            <w:lang w:val="en-GB"/>
          </w:rPr>
          <w:t>:</w:t>
        </w:r>
      </w:ins>
      <w:del w:id="23" w:author="Emma Chapman" w:date="2026-09-16T15:18:00Z" w16du:dateUtc="2026-09-16T14:18:00Z">
        <w:r w:rsidRPr="00FB63C8" w:rsidDel="00C97EFB">
          <w:rPr>
            <w:rFonts w:ascii="Calibri" w:hAnsi="Calibri" w:cs="Calibri"/>
            <w:i/>
            <w:iCs/>
            <w:sz w:val="22"/>
            <w:szCs w:val="22"/>
            <w:lang w:val="en-GB"/>
          </w:rPr>
          <w:delText>.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Organisation exists at several spatial scales at once, from small interaction groups to enclosed coverage regions. A single persistent-homology filtration over the full agent set does not separate these levels: their features interleave in one diagram [1–3]. Multiparameter persistence [4–6] is principled but computationally impractical at these data rates.</w:t>
      </w:r>
      <w:ins w:id="24" w:author="Emma Chapman" w:date="2026-09-16T15:18:00Z" w16du:dateUtc="2026-09-16T14:18:00Z">
        <w:r w:rsidR="00EA29D3">
          <w:rPr>
            <w:rFonts w:ascii="Calibri" w:hAnsi="Calibri" w:cs="Calibri"/>
            <w:sz w:val="22"/>
            <w:szCs w:val="22"/>
            <w:lang w:val="en-GB"/>
          </w:rPr>
          <w:t xml:space="preserve"> The second is </w:t>
        </w:r>
      </w:ins>
    </w:p>
    <w:p w14:paraId="12A9FC37" w14:textId="77777777" w:rsidR="00EA29D3" w:rsidRDefault="00B731BD" w:rsidP="00175365">
      <w:pPr>
        <w:pStyle w:val="BodyText"/>
        <w:spacing w:before="0" w:afterLines="20" w:after="48"/>
        <w:jc w:val="both"/>
        <w:rPr>
          <w:ins w:id="25" w:author="Emma Chapman" w:date="2026-09-16T15:19:00Z" w16du:dateUtc="2026-09-16T14:19:00Z"/>
          <w:rFonts w:ascii="Calibri" w:hAnsi="Calibri" w:cs="Calibri"/>
          <w:sz w:val="22"/>
          <w:szCs w:val="22"/>
          <w:lang w:val="en-GB"/>
        </w:rPr>
      </w:pPr>
      <w:del w:id="26" w:author="Emma Chapman" w:date="2026-09-16T15:18:00Z" w16du:dateUtc="2026-09-16T14:18:00Z">
        <w:r w:rsidRPr="00175365" w:rsidDel="00EA29D3">
          <w:rPr>
            <w:rFonts w:ascii="Calibri" w:hAnsi="Calibri" w:cs="Calibri"/>
            <w:b/>
            <w:bCs/>
            <w:i/>
            <w:iCs/>
            <w:sz w:val="22"/>
            <w:szCs w:val="22"/>
            <w:lang w:val="en-GB"/>
          </w:rPr>
          <w:delText>D</w:delText>
        </w:r>
      </w:del>
      <w:ins w:id="27" w:author="Emma Chapman" w:date="2026-09-16T15:18:00Z" w16du:dateUtc="2026-09-16T14:18:00Z">
        <w:r w:rsidR="00EA29D3">
          <w:rPr>
            <w:rFonts w:ascii="Calibri" w:hAnsi="Calibri" w:cs="Calibri"/>
            <w:b/>
            <w:bCs/>
            <w:i/>
            <w:iCs/>
            <w:sz w:val="22"/>
            <w:szCs w:val="22"/>
            <w:lang w:val="en-GB"/>
          </w:rPr>
          <w:t>d</w:t>
        </w:r>
      </w:ins>
      <w:r w:rsidRPr="00175365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ependence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Continuous mutual adaptation violates the exchangeability assumptions underpinning current statistical topology [7,8], so inference that treats observations as independent understates the uncertainty.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0EBC91B8" w14:textId="12D1B8C4" w:rsidR="00F072D0" w:rsidRPr="00FB63C8" w:rsidRDefault="00B731BD" w:rsidP="00175365">
      <w:pPr>
        <w:pStyle w:val="BodyText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175365">
        <w:rPr>
          <w:rFonts w:ascii="Calibri" w:hAnsi="Calibri" w:cs="Calibri"/>
          <w:b/>
          <w:bCs/>
          <w:sz w:val="22"/>
          <w:szCs w:val="22"/>
          <w:lang w:val="en-GB"/>
        </w:rPr>
        <w:t>Mathematical contribution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framework rests on two theorems this project seeks to prove (§5). 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(T1) Averaging under competitive dependence is well posed.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empirical mean path of landscape summaries converges under temporal mixing rather than exchangeability, with the long-run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rather than the marginal covariance in the limit [7,9,10]. Competitive dependence does not move the mean; it changes every variance built on it.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(T2) Transitions are localised with a proven error bound.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bound depends on the size of the change, T1’s long-run variance and the worst-case perturbation of the input diagrams [11–14]. Below a threshold set by that perturbation, a transition cannot be located. Both are explicit, checkable claims with named failure conditions; O1 establishes their geometry and O2 </w:t>
      </w:r>
      <w:r w:rsidR="00FB63C8">
        <w:rPr>
          <w:rFonts w:ascii="Calibri" w:hAnsi="Calibri" w:cs="Calibri"/>
          <w:sz w:val="22"/>
          <w:szCs w:val="22"/>
          <w:lang w:val="en-GB"/>
        </w:rPr>
        <w:t>establishes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</w:t>
      </w:r>
      <w:r w:rsidR="00FB63C8">
        <w:rPr>
          <w:rFonts w:ascii="Calibri" w:hAnsi="Calibri" w:cs="Calibri"/>
          <w:sz w:val="22"/>
          <w:szCs w:val="22"/>
          <w:lang w:val="en-GB"/>
        </w:rPr>
        <w:t>ir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proofs (§4, fallback §6).</w:t>
      </w:r>
    </w:p>
    <w:p w14:paraId="732F065A" w14:textId="77777777" w:rsidR="00F072D0" w:rsidRPr="00743037" w:rsidRDefault="00B731BD" w:rsidP="00175365">
      <w:pPr>
        <w:pStyle w:val="Heading3"/>
        <w:spacing w:before="8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28" w:name="Xb181a496ee378504624f6d345f019bd0820dbac"/>
      <w:bookmarkEnd w:id="1"/>
      <w:r w:rsidRPr="00743037">
        <w:rPr>
          <w:rFonts w:ascii="Calibri" w:hAnsi="Calibri" w:cs="Calibri"/>
          <w:sz w:val="24"/>
          <w:szCs w:val="24"/>
          <w:lang w:val="en-GB"/>
        </w:rPr>
        <w:t>2. Background, Timeliness, Need and Opportunity</w:t>
      </w:r>
    </w:p>
    <w:p w14:paraId="1A164149" w14:textId="77777777" w:rsidR="00C02F24" w:rsidRDefault="00B731BD" w:rsidP="00175365">
      <w:pPr>
        <w:pStyle w:val="FirstParagraph"/>
        <w:spacing w:before="0" w:afterLines="20" w:after="48"/>
        <w:jc w:val="both"/>
        <w:rPr>
          <w:ins w:id="29" w:author="Emma Chapman" w:date="2026-09-16T15:20:00Z" w16du:dateUtc="2026-09-16T14:20:00Z"/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>Established topological results assume cooperative or slowly evolving organisation: biological aggregation, collective motion and flocking [15–17], and topological change-point detection [18]. These rely on persistent homology [1,2] and its statistical summaries [7,8,19], which are stable under small measurement error [8,11]. Multi-scale methods exist for slowly</w:t>
      </w:r>
      <w:ins w:id="30" w:author="Emma Chapman" w:date="2026-09-16T15:20:00Z" w16du:dateUtc="2026-09-16T14:20:00Z">
        <w:r w:rsidR="00410E05">
          <w:rPr>
            <w:rFonts w:ascii="Calibri" w:hAnsi="Calibri" w:cs="Calibri"/>
            <w:sz w:val="22"/>
            <w:szCs w:val="22"/>
            <w:lang w:val="en-GB"/>
          </w:rPr>
          <w:t>-</w:t>
        </w:r>
      </w:ins>
      <w:del w:id="31" w:author="Emma Chapman" w:date="2026-09-16T15:20:00Z" w16du:dateUtc="2026-09-16T14:20:00Z">
        <w:r w:rsidRPr="00FB63C8" w:rsidDel="00410E05">
          <w:rPr>
            <w:rFonts w:ascii="Calibri" w:hAnsi="Calibri" w:cs="Calibri"/>
            <w:sz w:val="22"/>
            <w:szCs w:val="22"/>
            <w:lang w:val="en-GB"/>
          </w:rPr>
          <w:delText xml:space="preserve"> 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evolving systems [20</w:t>
      </w:r>
      <w:r w:rsidR="00743037">
        <w:rPr>
          <w:rFonts w:ascii="Calibri" w:hAnsi="Calibri" w:cs="Calibri"/>
          <w:sz w:val="22"/>
          <w:szCs w:val="22"/>
          <w:lang w:val="en-GB"/>
        </w:rPr>
        <w:t xml:space="preserve">, but 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competitive systems are still described by single-scale geometric descriptors [21,22]. </w:t>
      </w:r>
      <w:r w:rsidR="00743037">
        <w:rPr>
          <w:rFonts w:ascii="Calibri" w:hAnsi="Calibri" w:cs="Calibri"/>
          <w:sz w:val="22"/>
          <w:szCs w:val="22"/>
          <w:lang w:val="en-GB"/>
        </w:rPr>
        <w:t>However, o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ur ten-match pilot </w:t>
      </w:r>
      <w:r w:rsidR="00CD5D84">
        <w:rPr>
          <w:rFonts w:ascii="Calibri" w:hAnsi="Calibri" w:cs="Calibri"/>
          <w:sz w:val="22"/>
          <w:szCs w:val="22"/>
          <w:lang w:val="en-GB"/>
        </w:rPr>
        <w:t xml:space="preserve">study 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[23] </w:t>
      </w:r>
      <w:r w:rsidR="00175365">
        <w:rPr>
          <w:rFonts w:ascii="Calibri" w:hAnsi="Calibri" w:cs="Calibri"/>
          <w:sz w:val="22"/>
          <w:szCs w:val="22"/>
          <w:lang w:val="en-GB"/>
        </w:rPr>
        <w:t>suggests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three stable connected-component regimes and two complementary loop regimes, with </w:t>
      </w:r>
      <w:r w:rsidR="00CD5D84">
        <w:rPr>
          <w:rFonts w:ascii="Calibri" w:hAnsi="Calibri" w:cs="Calibri"/>
          <w:sz w:val="22"/>
          <w:szCs w:val="22"/>
          <w:lang w:val="en-GB"/>
        </w:rPr>
        <w:t>each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scale carrying largely independent information.</w:t>
      </w:r>
      <w:r w:rsidR="00743037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0DB78DEF" w14:textId="30C925D6" w:rsidR="00F072D0" w:rsidRPr="00FB63C8" w:rsidRDefault="00B731BD" w:rsidP="00175365">
      <w:pPr>
        <w:pStyle w:val="FirstParagraph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Timeliness</w:t>
      </w:r>
      <w:ins w:id="32" w:author="Emma Chapman" w:date="2026-09-16T15:21:00Z" w16du:dateUtc="2026-09-16T14:21:00Z">
        <w:r w:rsidR="0008194A">
          <w:rPr>
            <w:rFonts w:ascii="Calibri" w:hAnsi="Calibri" w:cs="Calibri"/>
            <w:b/>
            <w:bCs/>
            <w:sz w:val="22"/>
            <w:szCs w:val="22"/>
            <w:lang w:val="en-GB"/>
          </w:rPr>
          <w:t xml:space="preserve">, </w:t>
        </w:r>
        <w:commentRangeStart w:id="33"/>
        <w:r w:rsidR="0008194A">
          <w:rPr>
            <w:rFonts w:ascii="Calibri" w:hAnsi="Calibri" w:cs="Calibri"/>
            <w:b/>
            <w:bCs/>
            <w:sz w:val="22"/>
            <w:szCs w:val="22"/>
            <w:lang w:val="en-GB"/>
          </w:rPr>
          <w:t>need and opportunity</w:t>
        </w:r>
      </w:ins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ins w:id="34" w:author="Emma Chapman" w:date="2026-09-16T15:21:00Z" w16du:dateUtc="2026-09-16T14:21:00Z">
        <w:r w:rsidR="0008194A">
          <w:rPr>
            <w:rFonts w:ascii="Calibri" w:hAnsi="Calibri" w:cs="Calibri"/>
            <w:sz w:val="22"/>
            <w:szCs w:val="22"/>
            <w:lang w:val="en-GB"/>
          </w:rPr>
          <w:t>Though m</w:t>
        </w:r>
      </w:ins>
      <w:del w:id="35" w:author="Emma Chapman" w:date="2026-09-16T15:21:00Z" w16du:dateUtc="2026-09-16T14:21:00Z">
        <w:r w:rsidRPr="00FB63C8" w:rsidDel="0008194A">
          <w:rPr>
            <w:rFonts w:ascii="Calibri" w:hAnsi="Calibri" w:cs="Calibri"/>
            <w:sz w:val="22"/>
            <w:szCs w:val="22"/>
            <w:lang w:val="en-GB"/>
          </w:rPr>
          <w:delText>M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ulti-scale topology and statistical comparison tools have matured [4,6–8,19], scalable computation supports rigorous analysis at population scale, and fully labelled competitive tracking data exist at that scale</w:t>
      </w:r>
      <w:ins w:id="36" w:author="Emma Chapman" w:date="2026-09-16T15:21:00Z" w16du:dateUtc="2026-09-16T14:21:00Z">
        <w:r w:rsidR="0008194A">
          <w:rPr>
            <w:rFonts w:ascii="Calibri" w:hAnsi="Calibri" w:cs="Calibri"/>
            <w:sz w:val="22"/>
            <w:szCs w:val="22"/>
            <w:lang w:val="en-GB"/>
          </w:rPr>
          <w:t>, n</w:t>
        </w:r>
      </w:ins>
      <w:del w:id="37" w:author="Emma Chapman" w:date="2026-09-16T15:21:00Z" w16du:dateUtc="2026-09-16T14:21:00Z">
        <w:r w:rsidRPr="00FB63C8" w:rsidDel="0008194A">
          <w:rPr>
            <w:rFonts w:ascii="Calibri" w:hAnsi="Calibri" w:cs="Calibri"/>
            <w:sz w:val="22"/>
            <w:szCs w:val="22"/>
            <w:lang w:val="en-GB"/>
          </w:rPr>
          <w:delText>.</w:delText>
        </w:r>
        <w:r w:rsidR="00511DE3" w:rsidRPr="00FB63C8" w:rsidDel="0008194A">
          <w:rPr>
            <w:rFonts w:ascii="Calibri" w:hAnsi="Calibri" w:cs="Calibri"/>
            <w:sz w:val="22"/>
            <w:szCs w:val="22"/>
            <w:lang w:val="en-GB"/>
          </w:rPr>
          <w:delText xml:space="preserve"> </w:delText>
        </w:r>
        <w:r w:rsidRPr="00FB63C8" w:rsidDel="0008194A">
          <w:rPr>
            <w:rFonts w:ascii="Calibri" w:hAnsi="Calibri" w:cs="Calibri"/>
            <w:b/>
            <w:bCs/>
            <w:sz w:val="22"/>
            <w:szCs w:val="22"/>
            <w:lang w:val="en-GB"/>
          </w:rPr>
          <w:delText>Need and opportunity.</w:delText>
        </w:r>
        <w:r w:rsidRPr="00FB63C8" w:rsidDel="0008194A">
          <w:rPr>
            <w:rFonts w:ascii="Calibri" w:hAnsi="Calibri" w:cs="Calibri"/>
            <w:sz w:val="22"/>
            <w:szCs w:val="22"/>
            <w:lang w:val="en-GB"/>
          </w:rPr>
          <w:delText xml:space="preserve"> </w:delText>
        </w:r>
        <w:r w:rsidRPr="00FB63C8" w:rsidDel="0008194A">
          <w:rPr>
            <w:rFonts w:ascii="Calibri" w:hAnsi="Calibri" w:cs="Calibri"/>
            <w:sz w:val="22"/>
            <w:szCs w:val="22"/>
            <w:lang w:val="en-GB"/>
          </w:rPr>
          <w:delText>N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o validated statistical-topology workflow exists for continuously competing systems. </w:t>
      </w:r>
      <w:commentRangeEnd w:id="33"/>
      <w:r w:rsidR="00ED3C3E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33"/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Professional football </w:t>
      </w:r>
      <w:ins w:id="38" w:author="Emma Chapman" w:date="2026-09-16T15:23:00Z" w16du:dateUtc="2026-09-16T14:23:00Z">
        <w:r w:rsidR="006D2D87">
          <w:rPr>
            <w:rFonts w:ascii="Calibri" w:hAnsi="Calibri" w:cs="Calibri"/>
            <w:sz w:val="22"/>
            <w:szCs w:val="22"/>
            <w:lang w:val="en-GB"/>
          </w:rPr>
          <w:t>provides</w:t>
        </w:r>
      </w:ins>
      <w:del w:id="39" w:author="Emma Chapman" w:date="2026-09-16T15:23:00Z" w16du:dateUtc="2026-09-16T14:23:00Z">
        <w:r w:rsidRPr="00FB63C8" w:rsidDel="006D2D87">
          <w:rPr>
            <w:rFonts w:ascii="Calibri" w:hAnsi="Calibri" w:cs="Calibri"/>
            <w:sz w:val="22"/>
            <w:szCs w:val="22"/>
            <w:lang w:val="en-GB"/>
          </w:rPr>
          <w:delText>is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the platform: all agents are tracked within strict </w:t>
      </w:r>
      <w:r w:rsidR="00CD5D84" w:rsidRPr="00FB63C8">
        <w:rPr>
          <w:rFonts w:ascii="Calibri" w:hAnsi="Calibri" w:cs="Calibri"/>
          <w:sz w:val="22"/>
          <w:szCs w:val="22"/>
          <w:lang w:val="en-GB"/>
        </w:rPr>
        <w:t>boundaries,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and domain experts can verify results. The framework generalises to any bounded competitive system once interaction lengths are re-derived.</w:t>
      </w:r>
    </w:p>
    <w:p w14:paraId="55CCCE62" w14:textId="77777777" w:rsidR="00F072D0" w:rsidRPr="00743037" w:rsidRDefault="00B731BD" w:rsidP="00175365">
      <w:pPr>
        <w:pStyle w:val="Heading3"/>
        <w:spacing w:before="8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40" w:name="Xdacfadb9fc465a3d638878015d117d251107dfc"/>
      <w:bookmarkEnd w:id="28"/>
      <w:r w:rsidRPr="00743037">
        <w:rPr>
          <w:rFonts w:ascii="Calibri" w:hAnsi="Calibri" w:cs="Calibri"/>
          <w:sz w:val="24"/>
          <w:szCs w:val="24"/>
          <w:lang w:val="en-GB"/>
        </w:rPr>
        <w:t>3. Impact, National Importance and Beneficiaries</w:t>
      </w:r>
    </w:p>
    <w:p w14:paraId="7C04A5B0" w14:textId="46A2340F" w:rsidR="00F072D0" w:rsidRPr="00FB63C8" w:rsidRDefault="00B731BD" w:rsidP="00175365">
      <w:pPr>
        <w:pStyle w:val="FirstParagraph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Mathematical impact.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primary contribution is </w:t>
      </w:r>
      <w:r w:rsidR="00CD5D84">
        <w:rPr>
          <w:rFonts w:ascii="Calibri" w:hAnsi="Calibri" w:cs="Calibri"/>
          <w:sz w:val="22"/>
          <w:szCs w:val="22"/>
          <w:lang w:val="en-GB"/>
        </w:rPr>
        <w:t xml:space="preserve">a 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new statistical-topology theory extending current foundations [7,8] to competitive dependence. Beneficiaries are researchers in topology, statistics and complex systems, who gain </w:t>
      </w:r>
      <w:commentRangeStart w:id="41"/>
      <w:r w:rsidRPr="00FB63C8">
        <w:rPr>
          <w:rFonts w:ascii="Calibri" w:hAnsi="Calibri" w:cs="Calibri"/>
          <w:sz w:val="22"/>
          <w:szCs w:val="22"/>
          <w:lang w:val="en-GB"/>
        </w:rPr>
        <w:t xml:space="preserve">the foundations </w:t>
      </w:r>
      <w:commentRangeEnd w:id="41"/>
      <w:r w:rsidR="00343B56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41"/>
      </w:r>
      <w:r w:rsidRPr="00FB63C8">
        <w:rPr>
          <w:rFonts w:ascii="Calibri" w:hAnsi="Calibri" w:cs="Calibri"/>
          <w:sz w:val="22"/>
          <w:szCs w:val="22"/>
          <w:lang w:val="en-GB"/>
        </w:rPr>
        <w:t>and an open-source library.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175365">
        <w:rPr>
          <w:rFonts w:ascii="Calibri" w:hAnsi="Calibri" w:cs="Calibri"/>
          <w:b/>
          <w:bCs/>
          <w:sz w:val="22"/>
          <w:szCs w:val="22"/>
          <w:lang w:val="en-GB"/>
        </w:rPr>
        <w:t>National importance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commentRangeStart w:id="42"/>
      <w:r w:rsidRPr="00FB63C8">
        <w:rPr>
          <w:rFonts w:ascii="Calibri" w:hAnsi="Calibri" w:cs="Calibri"/>
          <w:sz w:val="22"/>
          <w:szCs w:val="22"/>
          <w:lang w:val="en-GB"/>
        </w:rPr>
        <w:t xml:space="preserve">UK groups </w:t>
      </w:r>
      <w:r w:rsidRPr="00FB63C8">
        <w:rPr>
          <w:rFonts w:ascii="Calibri" w:hAnsi="Calibri" w:cs="Calibri"/>
          <w:sz w:val="22"/>
          <w:szCs w:val="22"/>
          <w:lang w:val="en-GB"/>
        </w:rPr>
        <w:lastRenderedPageBreak/>
        <w:t xml:space="preserve">lead internationally in statistical topology and stochastic geometry. </w:t>
      </w:r>
      <w:commentRangeEnd w:id="42"/>
      <w:r w:rsidR="00692C15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42"/>
      </w:r>
      <w:r w:rsidRPr="00FB63C8">
        <w:rPr>
          <w:rFonts w:ascii="Calibri" w:hAnsi="Calibri" w:cs="Calibri"/>
          <w:sz w:val="22"/>
          <w:szCs w:val="22"/>
          <w:lang w:val="en-GB"/>
        </w:rPr>
        <w:t>This project develops UK capability at that frontier: sequential inference for function-space-valued topological summaries under competitive dependence.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175365">
        <w:rPr>
          <w:rFonts w:ascii="Calibri" w:hAnsi="Calibri" w:cs="Calibri"/>
          <w:b/>
          <w:bCs/>
          <w:sz w:val="22"/>
          <w:szCs w:val="22"/>
          <w:lang w:val="en-GB"/>
        </w:rPr>
        <w:t>Economic and industry impact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Co-developed with Swansea City AFC (SCAFC), the project delivers practitioner outputs unavailable from the geometric measures benchmarked in O1, </w:t>
      </w:r>
      <w:commentRangeStart w:id="43"/>
      <w:r w:rsidRPr="00FB63C8">
        <w:rPr>
          <w:rFonts w:ascii="Calibri" w:hAnsi="Calibri" w:cs="Calibri"/>
          <w:sz w:val="22"/>
          <w:szCs w:val="22"/>
          <w:lang w:val="en-GB"/>
        </w:rPr>
        <w:t>for sports analytics researchers and practitioners</w:t>
      </w:r>
      <w:commentRangeEnd w:id="43"/>
      <w:r w:rsidR="00D41FE2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43"/>
      </w:r>
      <w:r w:rsidRPr="00FB63C8">
        <w:rPr>
          <w:rFonts w:ascii="Calibri" w:hAnsi="Calibri" w:cs="Calibri"/>
          <w:sz w:val="22"/>
          <w:szCs w:val="22"/>
          <w:lang w:val="en-GB"/>
        </w:rPr>
        <w:t>.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175365">
        <w:rPr>
          <w:rFonts w:ascii="Calibri" w:hAnsi="Calibri" w:cs="Calibri"/>
          <w:b/>
          <w:bCs/>
          <w:sz w:val="22"/>
          <w:szCs w:val="22"/>
          <w:lang w:val="en-GB"/>
        </w:rPr>
        <w:t>Standard Grant pathway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T1 and T2 foundations prepare a 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follow-on Standard Grant transferring the guarantees to two further bounded competitive systems: spatial predator–prey dynamics </w:t>
      </w:r>
      <w:commentRangeStart w:id="44"/>
      <w:r w:rsidRPr="00FB63C8">
        <w:rPr>
          <w:rFonts w:ascii="Calibri" w:hAnsi="Calibri" w:cs="Calibri"/>
          <w:sz w:val="22"/>
          <w:szCs w:val="22"/>
          <w:lang w:val="en-GB"/>
        </w:rPr>
        <w:t>(including tumour–immune competition with mathematical-oncology collaborators) and competitive logistics with autonomous-fleet coordination.</w:t>
      </w:r>
      <w:commentRangeEnd w:id="44"/>
      <w:r w:rsidR="00944C5E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44"/>
      </w:r>
    </w:p>
    <w:p w14:paraId="599CC301" w14:textId="77777777" w:rsidR="00511DE3" w:rsidRPr="00FB63C8" w:rsidRDefault="00511DE3" w:rsidP="00743037">
      <w:pPr>
        <w:pStyle w:val="CaptionedFigure"/>
        <w:spacing w:afterLines="20" w:after="48"/>
        <w:jc w:val="center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noProof/>
          <w:sz w:val="22"/>
          <w:szCs w:val="22"/>
          <w:lang w:val="en-GB"/>
        </w:rPr>
        <w:drawing>
          <wp:inline distT="0" distB="0" distL="0" distR="0" wp14:anchorId="753530E4" wp14:editId="14A19617">
            <wp:extent cx="4679999" cy="1521185"/>
            <wp:effectExtent l="0" t="0" r="0" b="0"/>
            <wp:docPr id="14" name="Picture" descr="Figure 1. Twelve-month workplan: decision gates (diamonds) and dated outputs (triangles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grant_figure_gant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152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F1ED9A" w14:textId="77777777" w:rsidR="00511DE3" w:rsidRPr="00FB63C8" w:rsidRDefault="00511DE3" w:rsidP="00743037">
      <w:pPr>
        <w:pStyle w:val="ImageCaption"/>
        <w:spacing w:afterLines="40" w:after="96"/>
        <w:jc w:val="center"/>
        <w:rPr>
          <w:rFonts w:ascii="Calibri" w:hAnsi="Calibri" w:cs="Calibri"/>
          <w:i w:val="0"/>
          <w:iCs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i w:val="0"/>
          <w:iCs/>
          <w:sz w:val="22"/>
          <w:szCs w:val="22"/>
          <w:lang w:val="en-GB"/>
        </w:rPr>
        <w:t>Figure 1.</w:t>
      </w:r>
      <w:r w:rsidRPr="00FB63C8">
        <w:rPr>
          <w:rFonts w:ascii="Calibri" w:hAnsi="Calibri" w:cs="Calibri"/>
          <w:i w:val="0"/>
          <w:iCs/>
          <w:sz w:val="22"/>
          <w:szCs w:val="22"/>
          <w:lang w:val="en-GB"/>
        </w:rPr>
        <w:t xml:space="preserve"> Twelve-month workplan: decision gates (diamonds) and dated outputs (triangles).</w:t>
      </w:r>
    </w:p>
    <w:p w14:paraId="595557F5" w14:textId="77777777" w:rsidR="00F072D0" w:rsidRPr="00743037" w:rsidRDefault="00B731BD" w:rsidP="00175365">
      <w:pPr>
        <w:pStyle w:val="Heading2"/>
        <w:spacing w:before="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45" w:name="approach"/>
      <w:bookmarkEnd w:id="2"/>
      <w:bookmarkEnd w:id="40"/>
      <w:r w:rsidRPr="00743037">
        <w:rPr>
          <w:rFonts w:ascii="Calibri" w:hAnsi="Calibri" w:cs="Calibri"/>
          <w:sz w:val="24"/>
          <w:szCs w:val="24"/>
          <w:lang w:val="en-GB"/>
        </w:rPr>
        <w:t>Approach</w:t>
      </w:r>
    </w:p>
    <w:p w14:paraId="3A1C3822" w14:textId="77777777" w:rsidR="00F072D0" w:rsidRPr="00743037" w:rsidRDefault="00B731BD" w:rsidP="00175365">
      <w:pPr>
        <w:pStyle w:val="Heading3"/>
        <w:spacing w:before="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46" w:name="research-design-and-objectives"/>
      <w:r w:rsidRPr="00743037">
        <w:rPr>
          <w:rFonts w:ascii="Calibri" w:hAnsi="Calibri" w:cs="Calibri"/>
          <w:sz w:val="24"/>
          <w:szCs w:val="24"/>
          <w:lang w:val="en-GB"/>
        </w:rPr>
        <w:t>4. Research Design and Objectives</w:t>
      </w:r>
    </w:p>
    <w:p w14:paraId="67A239EE" w14:textId="7E6A9F32" w:rsidR="00F072D0" w:rsidRPr="00FB63C8" w:rsidRDefault="00B731BD" w:rsidP="00175365">
      <w:pPr>
        <w:pStyle w:val="FirstParagraph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Project structure.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</w:t>
      </w:r>
      <w:commentRangeStart w:id="47"/>
      <w:r w:rsidRPr="00FB63C8">
        <w:rPr>
          <w:rFonts w:ascii="Calibri" w:hAnsi="Calibri" w:cs="Calibri"/>
          <w:sz w:val="22"/>
          <w:szCs w:val="22"/>
          <w:lang w:val="en-GB"/>
        </w:rPr>
        <w:t>Pr</w:t>
      </w:r>
      <w:ins w:id="48" w:author="Emma Chapman" w:date="2026-09-16T15:29:00Z" w16du:dateUtc="2026-09-16T14:29:00Z">
        <w:r w:rsidR="002C0EF7">
          <w:rPr>
            <w:rFonts w:ascii="Calibri" w:hAnsi="Calibri" w:cs="Calibri"/>
            <w:sz w:val="22"/>
            <w:szCs w:val="22"/>
            <w:lang w:val="en-GB"/>
          </w:rPr>
          <w:t>oject Lead</w:t>
        </w:r>
      </w:ins>
      <w:del w:id="49" w:author="Emma Chapman" w:date="2026-09-16T15:29:00Z" w16du:dateUtc="2026-09-16T14:29:00Z">
        <w:r w:rsidRPr="00FB63C8" w:rsidDel="002C0EF7">
          <w:rPr>
            <w:rFonts w:ascii="Calibri" w:hAnsi="Calibri" w:cs="Calibri"/>
            <w:sz w:val="22"/>
            <w:szCs w:val="22"/>
            <w:lang w:val="en-GB"/>
          </w:rPr>
          <w:delText>incipal Investigator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(P</w:t>
      </w:r>
      <w:ins w:id="50" w:author="Emma Chapman" w:date="2026-09-16T15:29:00Z" w16du:dateUtc="2026-09-16T14:29:00Z">
        <w:r w:rsidR="002C0EF7">
          <w:rPr>
            <w:rFonts w:ascii="Calibri" w:hAnsi="Calibri" w:cs="Calibri"/>
            <w:sz w:val="22"/>
            <w:szCs w:val="22"/>
            <w:lang w:val="en-GB"/>
          </w:rPr>
          <w:t>L</w:t>
        </w:r>
      </w:ins>
      <w:del w:id="51" w:author="Emma Chapman" w:date="2026-09-16T15:29:00Z" w16du:dateUtc="2026-09-16T14:29:00Z">
        <w:r w:rsidRPr="00FB63C8" w:rsidDel="002C0EF7">
          <w:rPr>
            <w:rFonts w:ascii="Calibri" w:hAnsi="Calibri" w:cs="Calibri"/>
            <w:sz w:val="22"/>
            <w:szCs w:val="22"/>
            <w:lang w:val="en-GB"/>
          </w:rPr>
          <w:delText>I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; </w:t>
      </w:r>
      <w:commentRangeEnd w:id="47"/>
      <w:r w:rsidR="00B51931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47"/>
      </w:r>
      <w:r w:rsidRPr="00FB63C8">
        <w:rPr>
          <w:rFonts w:ascii="Calibri" w:hAnsi="Calibri" w:cs="Calibri"/>
          <w:sz w:val="22"/>
          <w:szCs w:val="22"/>
          <w:lang w:val="en-GB"/>
        </w:rPr>
        <w:t>0.10</w:t>
      </w:r>
      <w:del w:id="52" w:author="Emma Chapman" w:date="2026-09-16T15:29:00Z" w16du:dateUtc="2026-09-16T14:29:00Z">
        <w:r w:rsidRPr="00FB63C8" w:rsidDel="002C0EF7">
          <w:rPr>
            <w:rFonts w:ascii="Calibri" w:hAnsi="Calibri" w:cs="Calibri"/>
            <w:sz w:val="22"/>
            <w:szCs w:val="22"/>
            <w:lang w:val="en-GB"/>
          </w:rPr>
          <w:delText xml:space="preserve"> </w:delText>
        </w:r>
        <w:r w:rsidRPr="00FB63C8" w:rsidDel="002C0EF7">
          <w:rPr>
            <w:rFonts w:ascii="Calibri" w:hAnsi="Calibri" w:cs="Calibri"/>
            <w:sz w:val="22"/>
            <w:szCs w:val="22"/>
            <w:lang w:val="en-GB"/>
          </w:rPr>
          <w:delText xml:space="preserve">full-time equivalent, 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FTE) leads the framework, analysis and publication. </w:t>
      </w:r>
      <w:ins w:id="53" w:author="Emma Chapman" w:date="2026-09-16T15:29:00Z" w16du:dateUtc="2026-09-16T14:29:00Z">
        <w:r w:rsidR="002C0EF7">
          <w:rPr>
            <w:rFonts w:ascii="Calibri" w:hAnsi="Calibri" w:cs="Calibri"/>
            <w:sz w:val="22"/>
            <w:szCs w:val="22"/>
            <w:lang w:val="en-GB"/>
          </w:rPr>
          <w:t>Project</w:t>
        </w:r>
        <w:r w:rsidR="007E18F2">
          <w:rPr>
            <w:rFonts w:ascii="Calibri" w:hAnsi="Calibri" w:cs="Calibri"/>
            <w:sz w:val="22"/>
            <w:szCs w:val="22"/>
            <w:lang w:val="en-GB"/>
          </w:rPr>
          <w:t xml:space="preserve"> c</w:t>
        </w:r>
      </w:ins>
      <w:del w:id="54" w:author="Emma Chapman" w:date="2026-09-16T15:29:00Z" w16du:dateUtc="2026-09-16T14:29:00Z">
        <w:r w:rsidRPr="00FB63C8" w:rsidDel="007E18F2">
          <w:rPr>
            <w:rFonts w:ascii="Calibri" w:hAnsi="Calibri" w:cs="Calibri"/>
            <w:sz w:val="22"/>
            <w:szCs w:val="22"/>
            <w:lang w:val="en-GB"/>
          </w:rPr>
          <w:delText>C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o</w:t>
      </w:r>
      <w:ins w:id="55" w:author="Emma Chapman" w:date="2026-09-16T15:29:00Z" w16du:dateUtc="2026-09-16T14:29:00Z">
        <w:r w:rsidR="007E18F2">
          <w:rPr>
            <w:rFonts w:ascii="Calibri" w:hAnsi="Calibri" w:cs="Calibri"/>
            <w:sz w:val="22"/>
            <w:szCs w:val="22"/>
            <w:lang w:val="en-GB"/>
          </w:rPr>
          <w:t>lead</w:t>
        </w:r>
      </w:ins>
      <w:del w:id="56" w:author="Emma Chapman" w:date="2026-09-16T15:30:00Z" w16du:dateUtc="2026-09-16T14:30:00Z">
        <w:r w:rsidRPr="00FB63C8" w:rsidDel="007E18F2">
          <w:rPr>
            <w:rFonts w:ascii="Calibri" w:hAnsi="Calibri" w:cs="Calibri"/>
            <w:sz w:val="22"/>
            <w:szCs w:val="22"/>
            <w:lang w:val="en-GB"/>
          </w:rPr>
          <w:delText>-</w:delText>
        </w:r>
      </w:del>
      <w:del w:id="57" w:author="Emma Chapman" w:date="2026-09-16T15:29:00Z" w16du:dateUtc="2026-09-16T14:29:00Z">
        <w:r w:rsidRPr="00FB63C8" w:rsidDel="007E18F2">
          <w:rPr>
            <w:rFonts w:ascii="Calibri" w:hAnsi="Calibri" w:cs="Calibri"/>
            <w:sz w:val="22"/>
            <w:szCs w:val="22"/>
            <w:lang w:val="en-GB"/>
          </w:rPr>
          <w:delText>Investigator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(</w:t>
      </w:r>
      <w:ins w:id="58" w:author="Emma Chapman" w:date="2026-09-16T15:30:00Z">
        <w:r w:rsidR="007E18F2" w:rsidRPr="007E18F2">
          <w:rPr>
            <w:rFonts w:ascii="Calibri" w:hAnsi="Calibri" w:cs="Calibri"/>
            <w:sz w:val="22"/>
            <w:szCs w:val="22"/>
          </w:rPr>
          <w:t>PcL</w:t>
        </w:r>
      </w:ins>
      <w:del w:id="59" w:author="Emma Chapman" w:date="2026-09-16T15:30:00Z" w16du:dateUtc="2026-09-16T14:30:00Z">
        <w:r w:rsidRPr="00FB63C8" w:rsidDel="007E18F2">
          <w:rPr>
            <w:rFonts w:ascii="Calibri" w:hAnsi="Calibri" w:cs="Calibri"/>
            <w:sz w:val="22"/>
            <w:szCs w:val="22"/>
            <w:lang w:val="en-GB"/>
          </w:rPr>
          <w:delText>Co-I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) Dr Nelly Villamizar (Mathematics, </w:t>
      </w:r>
      <w:commentRangeStart w:id="60"/>
      <w:r w:rsidRPr="00FB63C8">
        <w:rPr>
          <w:rFonts w:ascii="Calibri" w:hAnsi="Calibri" w:cs="Calibri"/>
          <w:sz w:val="22"/>
          <w:szCs w:val="22"/>
          <w:lang w:val="en-GB"/>
        </w:rPr>
        <w:t>0.05</w:t>
      </w:r>
      <w:del w:id="61" w:author="Emma Chapman" w:date="2026-09-16T15:30:00Z" w16du:dateUtc="2026-09-16T14:30:00Z">
        <w:r w:rsidRPr="00FB63C8" w:rsidDel="00B51931">
          <w:rPr>
            <w:rFonts w:ascii="Calibri" w:hAnsi="Calibri" w:cs="Calibri"/>
            <w:sz w:val="22"/>
            <w:szCs w:val="22"/>
            <w:lang w:val="en-GB"/>
          </w:rPr>
          <w:delText xml:space="preserve"> 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FTE</w:t>
      </w:r>
      <w:commentRangeEnd w:id="60"/>
      <w:r w:rsidR="00E73891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60"/>
      </w:r>
      <w:r w:rsidRPr="00FB63C8">
        <w:rPr>
          <w:rFonts w:ascii="Calibri" w:hAnsi="Calibri" w:cs="Calibri"/>
          <w:sz w:val="22"/>
          <w:szCs w:val="22"/>
          <w:lang w:val="en-GB"/>
        </w:rPr>
        <w:t>) supplies algebraic and topological guidance for O2. A Research Associate (RA; 1.0</w:t>
      </w:r>
      <w:del w:id="62" w:author="Emma Chapman" w:date="2026-09-16T15:30:00Z" w16du:dateUtc="2026-09-16T14:30:00Z">
        <w:r w:rsidRPr="00FB63C8" w:rsidDel="00B51931">
          <w:rPr>
            <w:rFonts w:ascii="Calibri" w:hAnsi="Calibri" w:cs="Calibri"/>
            <w:sz w:val="22"/>
            <w:szCs w:val="22"/>
            <w:lang w:val="en-GB"/>
          </w:rPr>
          <w:delText xml:space="preserve"> 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FTE, Months 5–10) implements season-scale compute and the landscape library on SCAFC tracking data and tactical labels. </w:t>
      </w:r>
      <w:commentRangeStart w:id="63"/>
      <w:commentRangeStart w:id="64"/>
      <w:r w:rsidRPr="00FB63C8">
        <w:rPr>
          <w:rFonts w:ascii="Calibri" w:hAnsi="Calibri" w:cs="Calibri"/>
          <w:sz w:val="22"/>
          <w:szCs w:val="22"/>
          <w:lang w:val="en-GB"/>
        </w:rPr>
        <w:t>Months 1–4 are P</w:t>
      </w:r>
      <w:ins w:id="65" w:author="Emma Chapman" w:date="2026-09-16T15:34:00Z" w16du:dateUtc="2026-09-16T14:34:00Z">
        <w:r w:rsidR="00721627">
          <w:rPr>
            <w:rFonts w:ascii="Calibri" w:hAnsi="Calibri" w:cs="Calibri"/>
            <w:sz w:val="22"/>
            <w:szCs w:val="22"/>
            <w:lang w:val="en-GB"/>
          </w:rPr>
          <w:t>L</w:t>
        </w:r>
      </w:ins>
      <w:del w:id="66" w:author="Emma Chapman" w:date="2026-09-16T15:34:00Z" w16du:dateUtc="2026-09-16T14:34:00Z">
        <w:r w:rsidRPr="00FB63C8" w:rsidDel="00721627">
          <w:rPr>
            <w:rFonts w:ascii="Calibri" w:hAnsi="Calibri" w:cs="Calibri"/>
            <w:sz w:val="22"/>
            <w:szCs w:val="22"/>
            <w:lang w:val="en-GB"/>
          </w:rPr>
          <w:delText>I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-led </w:t>
      </w:r>
      <w:ins w:id="67" w:author="Emma Chapman" w:date="2026-09-16T15:34:00Z" w16du:dateUtc="2026-09-16T14:34:00Z">
        <w:r w:rsidR="00721627">
          <w:rPr>
            <w:rFonts w:ascii="Calibri" w:hAnsi="Calibri" w:cs="Calibri"/>
            <w:sz w:val="22"/>
            <w:szCs w:val="22"/>
            <w:lang w:val="en-GB"/>
          </w:rPr>
          <w:t xml:space="preserve">to enable </w:t>
        </w:r>
      </w:ins>
      <w:del w:id="68" w:author="Emma Chapman" w:date="2026-09-16T15:34:00Z" w16du:dateUtc="2026-09-16T14:34:00Z">
        <w:r w:rsidRPr="00FB63C8" w:rsidDel="00721627">
          <w:rPr>
            <w:rFonts w:ascii="Calibri" w:hAnsi="Calibri" w:cs="Calibri"/>
            <w:sz w:val="22"/>
            <w:szCs w:val="22"/>
            <w:lang w:val="en-GB"/>
          </w:rPr>
          <w:delText xml:space="preserve">so 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the Month-2 gate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and a runnable pipeline</w:t>
      </w:r>
      <w:ins w:id="69" w:author="Emma Chapman" w:date="2026-09-16T15:34:00Z" w16du:dateUtc="2026-09-16T14:34:00Z">
        <w:r w:rsidR="00721627">
          <w:rPr>
            <w:rFonts w:ascii="Calibri" w:hAnsi="Calibri" w:cs="Calibri"/>
            <w:sz w:val="22"/>
            <w:szCs w:val="22"/>
            <w:lang w:val="en-GB"/>
          </w:rPr>
          <w:t xml:space="preserve"> to</w:t>
        </w:r>
      </w:ins>
      <w:r w:rsidRPr="00FB63C8">
        <w:rPr>
          <w:rFonts w:ascii="Calibri" w:hAnsi="Calibri" w:cs="Calibri"/>
          <w:sz w:val="22"/>
          <w:szCs w:val="22"/>
          <w:lang w:val="en-GB"/>
        </w:rPr>
        <w:t xml:space="preserve"> exist before the RA </w:t>
      </w:r>
      <w:ins w:id="70" w:author="Emma Chapman" w:date="2026-09-16T15:35:00Z" w16du:dateUtc="2026-09-16T14:35:00Z">
        <w:r w:rsidR="00721627">
          <w:rPr>
            <w:rFonts w:ascii="Calibri" w:hAnsi="Calibri" w:cs="Calibri"/>
            <w:sz w:val="22"/>
            <w:szCs w:val="22"/>
            <w:lang w:val="en-GB"/>
          </w:rPr>
          <w:t>begin</w:t>
        </w:r>
      </w:ins>
      <w:del w:id="71" w:author="Emma Chapman" w:date="2026-09-16T15:35:00Z" w16du:dateUtc="2026-09-16T14:35:00Z">
        <w:r w:rsidRPr="00FB63C8" w:rsidDel="00721627">
          <w:rPr>
            <w:rFonts w:ascii="Calibri" w:hAnsi="Calibri" w:cs="Calibri"/>
            <w:sz w:val="22"/>
            <w:szCs w:val="22"/>
            <w:lang w:val="en-GB"/>
          </w:rPr>
          <w:delText>a</w:delText>
        </w:r>
        <w:r w:rsidRPr="00FB63C8" w:rsidDel="00721627">
          <w:rPr>
            <w:rFonts w:ascii="Calibri" w:hAnsi="Calibri" w:cs="Calibri"/>
            <w:sz w:val="22"/>
            <w:szCs w:val="22"/>
            <w:lang w:val="en-GB"/>
          </w:rPr>
          <w:delText>rrive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s. </w:t>
      </w:r>
      <w:commentRangeEnd w:id="63"/>
      <w:r w:rsidR="00BC05CB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63"/>
      </w:r>
      <w:commentRangeEnd w:id="64"/>
      <w:r w:rsidR="00D4064F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64"/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The post </w:t>
      </w:r>
      <w:ins w:id="72" w:author="Emma Chapman" w:date="2026-09-16T15:35:00Z" w16du:dateUtc="2026-09-16T14:35:00Z">
        <w:r w:rsidR="009E138F">
          <w:rPr>
            <w:rFonts w:ascii="Calibri" w:hAnsi="Calibri" w:cs="Calibri"/>
            <w:sz w:val="22"/>
            <w:szCs w:val="22"/>
            <w:lang w:val="en-GB"/>
          </w:rPr>
          <w:t>will provide?</w:t>
        </w:r>
      </w:ins>
      <w:del w:id="73" w:author="Emma Chapman" w:date="2026-09-16T15:35:00Z" w16du:dateUtc="2026-09-16T14:35:00Z">
        <w:r w:rsidRPr="00FB63C8" w:rsidDel="009E138F">
          <w:rPr>
            <w:rFonts w:ascii="Calibri" w:hAnsi="Calibri" w:cs="Calibri"/>
            <w:sz w:val="22"/>
            <w:szCs w:val="22"/>
            <w:lang w:val="en-GB"/>
          </w:rPr>
          <w:delText>is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structured postdoctoral training in statistical topology and sequential inference.</w:t>
      </w:r>
    </w:p>
    <w:p w14:paraId="55954789" w14:textId="7B564938" w:rsidR="00F072D0" w:rsidRPr="00FB63C8" w:rsidRDefault="00B731BD" w:rsidP="00175365">
      <w:pPr>
        <w:pStyle w:val="BodyText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Sample-size rationale.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A full Championship season supplies the replication the pilot cannot: 552 fixtures, a</w:t>
      </w:r>
      <w:ins w:id="74" w:author="Emma Chapman" w:date="2026-09-16T15:35:00Z" w16du:dateUtc="2026-09-16T14:35:00Z">
        <w:r w:rsidR="00743668">
          <w:rPr>
            <w:rFonts w:ascii="Calibri" w:hAnsi="Calibri" w:cs="Calibri"/>
            <w:sz w:val="22"/>
            <w:szCs w:val="22"/>
            <w:lang w:val="en-GB"/>
          </w:rPr>
          <w:t>pproximately</w:t>
        </w:r>
      </w:ins>
      <w:del w:id="75" w:author="Emma Chapman" w:date="2026-09-16T15:35:00Z" w16du:dateUtc="2026-09-16T14:35:00Z">
        <w:r w:rsidRPr="00FB63C8" w:rsidDel="00743668">
          <w:rPr>
            <w:rFonts w:ascii="Calibri" w:hAnsi="Calibri" w:cs="Calibri"/>
            <w:sz w:val="22"/>
            <w:szCs w:val="22"/>
            <w:lang w:val="en-GB"/>
          </w:rPr>
          <w:delText>bout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540 after pre-registered exclusions (R2). The unit is the fixture (one focal team, opposition as covariate), so</w:t>
      </w:r>
      <w:ins w:id="76" w:author="Emma Chapman" w:date="2026-09-16T15:35:00Z" w16du:dateUtc="2026-09-16T14:35:00Z">
        <w:r w:rsidR="00743668">
          <w:rPr>
            <w:rFonts w:ascii="Calibri" w:hAnsi="Calibri" w:cs="Calibri"/>
            <w:sz w:val="22"/>
            <w:szCs w:val="22"/>
            <w:lang w:val="en-GB"/>
          </w:rPr>
          <w:t xml:space="preserve"> th</w:t>
        </w:r>
      </w:ins>
      <w:ins w:id="77" w:author="Emma Chapman" w:date="2026-09-16T15:36:00Z" w16du:dateUtc="2026-09-16T14:36:00Z">
        <w:r w:rsidR="00743668">
          <w:rPr>
            <w:rFonts w:ascii="Calibri" w:hAnsi="Calibri" w:cs="Calibri"/>
            <w:sz w:val="22"/>
            <w:szCs w:val="22"/>
            <w:lang w:val="en-GB"/>
          </w:rPr>
          <w:t>at</w:t>
        </w:r>
      </w:ins>
      <w:r w:rsidRPr="00FB63C8">
        <w:rPr>
          <w:rFonts w:ascii="Calibri" w:hAnsi="Calibri" w:cs="Calibri"/>
          <w:sz w:val="22"/>
          <w:szCs w:val="22"/>
          <w:lang w:val="en-GB"/>
        </w:rPr>
        <w:t xml:space="preserve"> the two dependent teams are not double-counted</w:t>
      </w:r>
      <w:r w:rsidRPr="00FB63C8">
        <w:rPr>
          <w:rFonts w:ascii="Calibri" w:hAnsi="Calibri" w:cs="Calibri"/>
          <w:sz w:val="22"/>
          <w:szCs w:val="22"/>
          <w:lang w:val="en-GB"/>
        </w:rPr>
        <w:t>. Venue × opposition strength gives six cells of about 90 matches, each above the 32 needed for a 95% confidence-interval half-width of 0.025 on the tactical-scale loop-presence rate (pilot across-match s.d. 0.0</w:t>
      </w:r>
      <w:r w:rsidR="00CD5D84">
        <w:rPr>
          <w:rFonts w:ascii="Calibri" w:hAnsi="Calibri" w:cs="Calibri"/>
          <w:sz w:val="22"/>
          <w:szCs w:val="22"/>
          <w:lang w:val="en-GB"/>
        </w:rPr>
        <w:t>6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[23]). Phase of play is a within-match stratum and does not partition matches. For formation comparison, 180 matches per class detect Cohen’s d ≥ 0.30 at 80% power (</w:t>
      </w:r>
      <m:oMath>
        <m:r>
          <w:rPr>
            <w:rFonts w:ascii="Cambria Math" w:hAnsi="Cambria Math" w:cs="Calibri"/>
            <w:sz w:val="22"/>
            <w:szCs w:val="22"/>
          </w:rPr>
          <m:t>α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 = 0.05, Benjamini–Hochberg false-discovery-rate control, BH-FDR); 540 matches cover the three most common formations, the pre-registered comparison set. The replication target is a borderline within-match pilot effect (stratified permutation p = 0.051).</w:t>
      </w:r>
    </w:p>
    <w:p w14:paraId="5AE63812" w14:textId="36860D9F" w:rsidR="00F072D0" w:rsidRPr="00FB63C8" w:rsidRDefault="00B731BD" w:rsidP="00175365">
      <w:pPr>
        <w:pStyle w:val="BodyText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O1: Population-scale geometry (P</w:t>
      </w:r>
      <w:ins w:id="78" w:author="Emma Chapman" w:date="2026-09-16T15:36:00Z" w16du:dateUtc="2026-09-16T14:36:00Z">
        <w:r w:rsidR="003A02B0">
          <w:rPr>
            <w:rFonts w:ascii="Calibri" w:hAnsi="Calibri" w:cs="Calibri"/>
            <w:b/>
            <w:bCs/>
            <w:sz w:val="22"/>
            <w:szCs w:val="22"/>
            <w:lang w:val="en-GB"/>
          </w:rPr>
          <w:t>L</w:t>
        </w:r>
      </w:ins>
      <w:del w:id="79" w:author="Emma Chapman" w:date="2026-09-16T15:36:00Z" w16du:dateUtc="2026-09-16T14:36:00Z">
        <w:r w:rsidRPr="00FB63C8" w:rsidDel="003A02B0">
          <w:rPr>
            <w:rFonts w:ascii="Calibri" w:hAnsi="Calibri" w:cs="Calibri"/>
            <w:b/>
            <w:bCs/>
            <w:sz w:val="22"/>
            <w:szCs w:val="22"/>
            <w:lang w:val="en-GB"/>
          </w:rPr>
          <w:delText>I</w:delText>
        </w:r>
      </w:del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 xml:space="preserve"> Months 1–9; RA Months 5–9).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O1 tests whether scale-specific summaries are stable enough to average at population scale and whether their distances distinguish organisational states (in football, tactical formations). A 20-match validation batch in Months 1–2 tests whether the pilot interaction lengths transfer to Championship data, and whether 1 Hz sampling preserves the features validated at 10 Hz.</w:t>
      </w:r>
    </w:p>
    <w:p w14:paraId="4D01FA8E" w14:textId="7741BA79" w:rsidR="00F072D0" w:rsidRPr="00FB63C8" w:rsidRDefault="00B731BD" w:rsidP="00175365">
      <w:pPr>
        <w:pStyle w:val="Compact"/>
        <w:numPr>
          <w:ilvl w:val="0"/>
          <w:numId w:val="6"/>
        </w:numPr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 xml:space="preserve">Cutoff </w:t>
      </w:r>
      <w:r w:rsidR="00CD5D84">
        <w:rPr>
          <w:rFonts w:ascii="Calibri" w:hAnsi="Calibri" w:cs="Calibri"/>
          <w:b/>
          <w:bCs/>
          <w:sz w:val="22"/>
          <w:szCs w:val="22"/>
          <w:lang w:val="en-GB"/>
        </w:rPr>
        <w:t>acceptance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(gate, Month 2): </w:t>
      </w:r>
      <w:r w:rsidR="00CD5D84">
        <w:rPr>
          <w:rFonts w:ascii="Calibri" w:hAnsi="Calibri" w:cs="Calibri"/>
          <w:sz w:val="22"/>
          <w:szCs w:val="22"/>
          <w:lang w:val="en-GB"/>
        </w:rPr>
        <w:t xml:space="preserve">invert 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the </w:t>
      </w:r>
      <w:r w:rsidR="00CD5D84">
        <w:rPr>
          <w:rFonts w:ascii="Calibri" w:hAnsi="Calibri" w:cs="Calibri"/>
          <w:sz w:val="22"/>
          <w:szCs w:val="22"/>
          <w:lang w:val="en-GB"/>
        </w:rPr>
        <w:t>cardinality rules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of [23] </w:t>
      </w:r>
      <w:r w:rsidRPr="00CD5D84">
        <w:rPr>
          <w:rFonts w:ascii="Calibri" w:hAnsi="Calibri" w:cs="Calibri"/>
          <w:sz w:val="22"/>
          <w:szCs w:val="22"/>
          <w:lang w:val="en-GB"/>
        </w:rPr>
        <w:t xml:space="preserve">on the validation batch; </w:t>
      </w:r>
      <w:r w:rsidR="00CD5D84" w:rsidRPr="00CD5D84">
        <w:rPr>
          <w:rFonts w:ascii="Calibri" w:hAnsi="Calibri" w:cs="Calibri"/>
          <w:sz w:val="22"/>
          <w:szCs w:val="22"/>
          <w:lang w:val="en-GB"/>
        </w:rPr>
        <w:t xml:space="preserve">a match outside a named connected-component band triggers </w:t>
      </w:r>
      <w:r w:rsidRPr="00CD5D84">
        <w:rPr>
          <w:rFonts w:ascii="Calibri" w:hAnsi="Calibri" w:cs="Calibri"/>
          <w:sz w:val="22"/>
          <w:szCs w:val="22"/>
          <w:lang w:val="en-GB"/>
        </w:rPr>
        <w:t>re-deriv</w:t>
      </w:r>
      <w:r w:rsidR="00CD5D84" w:rsidRPr="00CD5D84">
        <w:rPr>
          <w:rFonts w:ascii="Calibri" w:hAnsi="Calibri" w:cs="Calibri"/>
          <w:sz w:val="22"/>
          <w:szCs w:val="22"/>
          <w:lang w:val="en-GB"/>
        </w:rPr>
        <w:t>ation</w:t>
      </w:r>
      <w:r w:rsidRPr="00CD5D84">
        <w:rPr>
          <w:rFonts w:ascii="Calibri" w:hAnsi="Calibri" w:cs="Calibri"/>
          <w:sz w:val="22"/>
          <w:szCs w:val="22"/>
          <w:lang w:val="en-GB"/>
        </w:rPr>
        <w:t>.</w:t>
      </w:r>
    </w:p>
    <w:p w14:paraId="5FF608A1" w14:textId="77777777" w:rsidR="00F072D0" w:rsidRPr="00FB63C8" w:rsidRDefault="00B731BD" w:rsidP="00175365">
      <w:pPr>
        <w:pStyle w:val="Compact"/>
        <w:numPr>
          <w:ilvl w:val="0"/>
          <w:numId w:val="6"/>
        </w:numPr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Dependence diagnostic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(gate, Month 9): empirical autocovariance decay consistent with the summable-mixing condition T1 and T2 assume, with the eigengap for T2’s projected form recorded alongside.</w:t>
      </w:r>
    </w:p>
    <w:p w14:paraId="7CB5E9AB" w14:textId="77777777" w:rsidR="00F072D0" w:rsidRPr="00FB63C8" w:rsidRDefault="00B731BD" w:rsidP="00175365">
      <w:pPr>
        <w:pStyle w:val="Compact"/>
        <w:numPr>
          <w:ilvl w:val="0"/>
          <w:numId w:val="6"/>
        </w:numPr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Discriminability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(gate, Month 9): separation of at least three organisational states (p &lt; 0.05, BH-corrected), benchmarked against team length, width and convex-hull area [21,22].</w:t>
      </w:r>
    </w:p>
    <w:p w14:paraId="69D23583" w14:textId="004BDC4E" w:rsidR="00F072D0" w:rsidRPr="00FB63C8" w:rsidRDefault="00B731BD" w:rsidP="00175365">
      <w:pPr>
        <w:pStyle w:val="FirstParagraph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O2: Inference for dependent topological processes (P</w:t>
      </w:r>
      <w:ins w:id="80" w:author="Emma Chapman" w:date="2026-09-16T15:38:00Z" w16du:dateUtc="2026-09-16T14:38:00Z">
        <w:r w:rsidR="004F22D2">
          <w:rPr>
            <w:rFonts w:ascii="Calibri" w:hAnsi="Calibri" w:cs="Calibri"/>
            <w:b/>
            <w:bCs/>
            <w:sz w:val="22"/>
            <w:szCs w:val="22"/>
            <w:lang w:val="en-GB"/>
          </w:rPr>
          <w:t>L</w:t>
        </w:r>
      </w:ins>
      <w:del w:id="81" w:author="Emma Chapman" w:date="2026-09-16T15:38:00Z" w16du:dateUtc="2026-09-16T14:38:00Z">
        <w:r w:rsidRPr="00FB63C8" w:rsidDel="004F22D2">
          <w:rPr>
            <w:rFonts w:ascii="Calibri" w:hAnsi="Calibri" w:cs="Calibri"/>
            <w:b/>
            <w:bCs/>
            <w:sz w:val="22"/>
            <w:szCs w:val="22"/>
            <w:lang w:val="en-GB"/>
          </w:rPr>
          <w:delText>I</w:delText>
        </w:r>
      </w:del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 xml:space="preserve"> Months 4–10; RA and </w:t>
      </w:r>
      <w:ins w:id="82" w:author="Emma Chapman" w:date="2026-09-16T15:38:00Z" w16du:dateUtc="2026-09-16T14:38:00Z">
        <w:r w:rsidR="004F22D2">
          <w:rPr>
            <w:rFonts w:ascii="Calibri" w:hAnsi="Calibri" w:cs="Calibri"/>
            <w:b/>
            <w:bCs/>
            <w:sz w:val="22"/>
            <w:szCs w:val="22"/>
            <w:lang w:val="en-GB"/>
          </w:rPr>
          <w:t>PcL</w:t>
        </w:r>
      </w:ins>
      <w:del w:id="83" w:author="Emma Chapman" w:date="2026-09-16T15:38:00Z" w16du:dateUtc="2026-09-16T14:38:00Z">
        <w:r w:rsidRPr="00FB63C8" w:rsidDel="004F22D2">
          <w:rPr>
            <w:rFonts w:ascii="Calibri" w:hAnsi="Calibri" w:cs="Calibri"/>
            <w:b/>
            <w:bCs/>
            <w:sz w:val="22"/>
            <w:szCs w:val="22"/>
            <w:lang w:val="en-GB"/>
          </w:rPr>
          <w:delText>Co-I</w:delText>
        </w:r>
      </w:del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 xml:space="preserve"> Months 5–10).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Month</w:t>
      </w:r>
      <w:ins w:id="84" w:author="Emma Chapman" w:date="2026-09-16T15:40:00Z" w16du:dateUtc="2026-09-16T14:40:00Z">
        <w:r w:rsidR="007B163E">
          <w:rPr>
            <w:rFonts w:ascii="Calibri" w:hAnsi="Calibri" w:cs="Calibri"/>
            <w:sz w:val="22"/>
            <w:szCs w:val="22"/>
            <w:lang w:val="en-GB"/>
          </w:rPr>
          <w:t xml:space="preserve"> </w:t>
        </w:r>
      </w:ins>
      <w:del w:id="85" w:author="Emma Chapman" w:date="2026-09-16T15:40:00Z" w16du:dateUtc="2026-09-16T14:40:00Z">
        <w:r w:rsidRPr="00FB63C8" w:rsidDel="007B163E">
          <w:rPr>
            <w:rFonts w:ascii="Calibri" w:hAnsi="Calibri" w:cs="Calibri"/>
            <w:sz w:val="22"/>
            <w:szCs w:val="22"/>
            <w:lang w:val="en-GB"/>
          </w:rPr>
          <w:delText>-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2 gate licenses O2</w:t>
      </w:r>
      <w:ins w:id="86" w:author="Emma Chapman" w:date="2026-09-16T15:40:00Z" w16du:dateUtc="2026-09-16T14:40:00Z">
        <w:r w:rsidR="007B163E">
          <w:rPr>
            <w:rFonts w:ascii="Calibri" w:hAnsi="Calibri" w:cs="Calibri"/>
            <w:sz w:val="22"/>
            <w:szCs w:val="22"/>
            <w:lang w:val="en-GB"/>
          </w:rPr>
          <w:t>, while</w:t>
        </w:r>
      </w:ins>
      <w:del w:id="87" w:author="Emma Chapman" w:date="2026-09-16T15:40:00Z" w16du:dateUtc="2026-09-16T14:40:00Z">
        <w:r w:rsidRPr="00FB63C8" w:rsidDel="007B163E">
          <w:rPr>
            <w:rFonts w:ascii="Calibri" w:hAnsi="Calibri" w:cs="Calibri"/>
            <w:sz w:val="22"/>
            <w:szCs w:val="22"/>
            <w:lang w:val="en-GB"/>
          </w:rPr>
          <w:delText>;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the Month</w:t>
      </w:r>
      <w:ins w:id="88" w:author="Emma Chapman" w:date="2026-09-16T15:40:00Z" w16du:dateUtc="2026-09-16T14:40:00Z">
        <w:r w:rsidR="007B163E">
          <w:rPr>
            <w:rFonts w:ascii="Calibri" w:hAnsi="Calibri" w:cs="Calibri"/>
            <w:sz w:val="22"/>
            <w:szCs w:val="22"/>
            <w:lang w:val="en-GB"/>
          </w:rPr>
          <w:t xml:space="preserve"> </w:t>
        </w:r>
      </w:ins>
      <w:del w:id="89" w:author="Emma Chapman" w:date="2026-09-16T15:40:00Z" w16du:dateUtc="2026-09-16T14:40:00Z">
        <w:r w:rsidRPr="00FB63C8" w:rsidDel="007B163E">
          <w:rPr>
            <w:rFonts w:ascii="Calibri" w:hAnsi="Calibri" w:cs="Calibri"/>
            <w:sz w:val="22"/>
            <w:szCs w:val="22"/>
            <w:lang w:val="en-GB"/>
          </w:rPr>
          <w:delText>-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9 criteria are the hypotheses under which T1 and T2 are to be proved (§5). O2 succeeds if both theorems hold under the O1 conditions and detected change-points recover at least 70% of held-out annotated transitions within ±10 s at a calibrated 5% false-alarm rate (permutation p &lt; 0.05).</w:t>
      </w:r>
    </w:p>
    <w:p w14:paraId="7CF4536F" w14:textId="77777777" w:rsidR="00F072D0" w:rsidRPr="00743037" w:rsidRDefault="00B731BD" w:rsidP="00175365">
      <w:pPr>
        <w:pStyle w:val="Heading3"/>
        <w:spacing w:before="8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90" w:name="methodology"/>
      <w:bookmarkEnd w:id="46"/>
      <w:r w:rsidRPr="00743037">
        <w:rPr>
          <w:rFonts w:ascii="Calibri" w:hAnsi="Calibri" w:cs="Calibri"/>
          <w:sz w:val="24"/>
          <w:szCs w:val="24"/>
          <w:lang w:val="en-GB"/>
        </w:rPr>
        <w:t>5. Methodology</w:t>
      </w:r>
    </w:p>
    <w:p w14:paraId="4431C99A" w14:textId="56F92213" w:rsidR="00F072D0" w:rsidRPr="00FB63C8" w:rsidRDefault="00B731BD" w:rsidP="00175365">
      <w:pPr>
        <w:pStyle w:val="FirstParagraph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Pipeline.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A containerised Python pipeline processes each match frame as a point cloud. Agents are partitioned using the empirically</w:t>
      </w:r>
      <w:ins w:id="91" w:author="Emma Chapman" w:date="2026-09-16T15:42:00Z" w16du:dateUtc="2026-09-16T14:42:00Z">
        <w:r w:rsidR="00C66187">
          <w:rPr>
            <w:rFonts w:ascii="Calibri" w:hAnsi="Calibri" w:cs="Calibri"/>
            <w:sz w:val="22"/>
            <w:szCs w:val="22"/>
            <w:lang w:val="en-GB"/>
          </w:rPr>
          <w:t>-</w:t>
        </w:r>
      </w:ins>
      <w:del w:id="92" w:author="Emma Chapman" w:date="2026-09-16T15:42:00Z" w16du:dateUtc="2026-09-16T14:42:00Z">
        <w:r w:rsidRPr="00FB63C8" w:rsidDel="00C66187">
          <w:rPr>
            <w:rFonts w:ascii="Calibri" w:hAnsi="Calibri" w:cs="Calibri"/>
            <w:sz w:val="22"/>
            <w:szCs w:val="22"/>
            <w:lang w:val="en-GB"/>
          </w:rPr>
          <w:delText xml:space="preserve"> 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derived interaction lengths (§2; Month</w:t>
      </w:r>
      <w:ins w:id="93" w:author="Emma Chapman" w:date="2026-09-16T15:42:00Z" w16du:dateUtc="2026-09-16T14:42:00Z">
        <w:r w:rsidR="00124BB8">
          <w:rPr>
            <w:rFonts w:ascii="Calibri" w:hAnsi="Calibri" w:cs="Calibri"/>
            <w:sz w:val="22"/>
            <w:szCs w:val="22"/>
            <w:lang w:val="en-GB"/>
          </w:rPr>
          <w:t xml:space="preserve"> </w:t>
        </w:r>
      </w:ins>
      <w:del w:id="94" w:author="Emma Chapman" w:date="2026-09-16T15:42:00Z" w16du:dateUtc="2026-09-16T14:42:00Z">
        <w:r w:rsidRPr="00FB63C8" w:rsidDel="00124BB8">
          <w:rPr>
            <w:rFonts w:ascii="Calibri" w:hAnsi="Calibri" w:cs="Calibri"/>
            <w:sz w:val="22"/>
            <w:szCs w:val="22"/>
            <w:lang w:val="en-GB"/>
          </w:rPr>
          <w:delText>-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2 gate). Persistent homology at each accepted scale is computed with Ripser [24], GUDHI [25] and giotto-tda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[26] and summarised as persistence landscapes. Frame-level homology takes under two seconds and is embarrassingly parallel, so production runs at 1 Hz. For O1, landscape distributions are compared across organisational states and covariate cells by the landscape </w:t>
      </w:r>
      <m:oMath>
        <m:r>
          <w:rPr>
            <w:rFonts w:ascii="Cambria Math" w:hAnsi="Cambria Math" w:cs="Calibri"/>
            <w:sz w:val="22"/>
            <w:szCs w:val="22"/>
            <w:lang w:val="en-GB"/>
          </w:rPr>
          <m:t>L</m:t>
        </m:r>
        <m:r>
          <w:rPr>
            <w:rFonts w:ascii="Cambria Math" w:hAnsi="Cambria Math" w:cs="Calibri"/>
            <w:sz w:val="22"/>
            <w:szCs w:val="22"/>
            <w:lang w:val="en-GB"/>
          </w:rPr>
          <m:t>²</m:t>
        </m:r>
      </m:oMath>
      <w:r w:rsidR="00236621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FB63C8">
        <w:rPr>
          <w:rFonts w:ascii="Calibri" w:hAnsi="Calibri" w:cs="Calibri"/>
          <w:sz w:val="22"/>
          <w:szCs w:val="22"/>
          <w:lang w:val="en-GB"/>
        </w:rPr>
        <w:t>distance (permutation tests, BH-FDR).</w:t>
      </w:r>
    </w:p>
    <w:p w14:paraId="450FF196" w14:textId="4EDE2E74" w:rsidR="00F072D0" w:rsidRPr="00FB63C8" w:rsidRDefault="00B731BD" w:rsidP="00175365">
      <w:pPr>
        <w:pStyle w:val="BodyText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T1.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On a bounded domain with a fixed agent count, landscapes are uniformly bounded in </w:t>
      </w:r>
      <m:oMath>
        <m:r>
          <w:rPr>
            <w:rFonts w:ascii="Cambria Math" w:hAnsi="Cambria Math" w:cs="Calibri"/>
            <w:sz w:val="22"/>
            <w:szCs w:val="22"/>
            <w:lang w:val="en-GB"/>
          </w:rPr>
          <m:t>L</m:t>
        </m:r>
        <m:r>
          <w:rPr>
            <w:rFonts w:ascii="Cambria Math" w:hAnsi="Cambria Math" w:cs="Calibri"/>
            <w:sz w:val="22"/>
            <w:szCs w:val="22"/>
            <w:lang w:val="en-GB"/>
          </w:rPr>
          <m:t xml:space="preserve">² 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[8], so the mean path is well defined and unique, unlike diagram-valued means [27]. For a strictly stationary, </w:t>
      </w:r>
      <m:oMath>
        <m:r>
          <w:rPr>
            <w:rFonts w:ascii="Cambria Math" w:hAnsi="Cambria Math" w:cs="Calibri"/>
            <w:sz w:val="22"/>
            <w:szCs w:val="22"/>
          </w:rPr>
          <m:t>α</m:t>
        </m:r>
        <m:r>
          <w:rPr>
            <w:rFonts w:ascii="Cambria Math" w:hAnsi="Cambria Math" w:cs="Calibri"/>
            <w:sz w:val="22"/>
            <w:szCs w:val="22"/>
          </w:rPr>
          <m:t>-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mixing landscape series with summable coefficients, the empirical mean path is </w:t>
      </w:r>
      <m:oMath>
        <m:r>
          <w:rPr>
            <w:rFonts w:ascii="Cambria Math" w:hAnsi="Cambria Math" w:cs="Calibri"/>
            <w:sz w:val="22"/>
            <w:szCs w:val="22"/>
            <w:lang w:val="en-GB"/>
          </w:rPr>
          <m:t>√</m:t>
        </m:r>
        <m:r>
          <w:rPr>
            <w:rFonts w:ascii="Cambria Math" w:hAnsi="Cambria Math" w:cs="Calibri"/>
            <w:sz w:val="22"/>
            <w:szCs w:val="22"/>
            <w:lang w:val="en-GB"/>
          </w:rPr>
          <m:t>n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>-consistent with a Gaussian limit whose covariance is the long-run, not the marginal, covariance [9,10]. That licenses functional principal component analysis (FPCA) [28] on landscape trajectories and block-bootstrap calibration.</w:t>
      </w:r>
    </w:p>
    <w:p w14:paraId="780FFE47" w14:textId="0D9B203E" w:rsidR="00F072D0" w:rsidRPr="00FB63C8" w:rsidRDefault="00B731BD" w:rsidP="00175365">
      <w:pPr>
        <w:pStyle w:val="BodyText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T2.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landscape map is 1-Lipschitz from diagrams under the bottleneck distance into the sup-norm [8], and on a bounded domain into </w:t>
      </w:r>
      <m:oMath>
        <m:r>
          <w:rPr>
            <w:rFonts w:ascii="Cambria Math" w:hAnsi="Cambria Math" w:cs="Calibri"/>
            <w:sz w:val="22"/>
            <w:szCs w:val="22"/>
          </w:rPr>
          <m:t>L</m:t>
        </m:r>
        <m:r>
          <w:rPr>
            <w:rFonts w:ascii="Cambria Math" w:hAnsi="Cambria Math" w:cs="Calibri"/>
            <w:sz w:val="22"/>
            <w:szCs w:val="22"/>
          </w:rPr>
          <m:t xml:space="preserve">² 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with a constant </w:t>
      </w:r>
      <m:oMath>
        <m:r>
          <w:rPr>
            <w:rFonts w:ascii="Cambria Math" w:hAnsi="Cambria Math" w:cs="Calibri"/>
            <w:sz w:val="22"/>
            <w:szCs w:val="22"/>
          </w:rPr>
          <m:t>C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 explicit in agent count and domain diameter [14]. For a functional cumulative-sum (CUSUM) statistic [12,13] on the landscape series, T2 bounds the localisation error by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sz w:val="22"/>
                <w:szCs w:val="22"/>
                <w:lang w:val="en-GB"/>
              </w:rPr>
            </m:ctrlPr>
          </m:dPr>
          <m:e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>τ̂</m:t>
            </m:r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>-</m:t>
            </m:r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 xml:space="preserve"> </m:t>
            </m:r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>τ</m:t>
            </m:r>
          </m:e>
        </m:d>
        <m:r>
          <w:rPr>
            <w:rFonts w:ascii="Cambria Math" w:hAnsi="Cambria Math" w:cs="Calibri"/>
            <w:sz w:val="22"/>
            <w:szCs w:val="22"/>
            <w:lang w:val="en-GB"/>
          </w:rPr>
          <m:t>=</m:t>
        </m:r>
        <m:sSub>
          <m:sSubPr>
            <m:ctrlPr>
              <w:rPr>
                <w:rFonts w:ascii="Cambria Math" w:hAnsi="Cambria Math" w:cs="Calibri"/>
                <w:sz w:val="22"/>
                <w:szCs w:val="22"/>
                <w:lang w:val="en-GB"/>
              </w:rPr>
            </m:ctrlPr>
          </m:sSubPr>
          <m:e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>O</m:t>
            </m:r>
          </m:e>
          <m:sub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>P</m:t>
            </m:r>
          </m:sub>
        </m:sSub>
        <m:d>
          <m:dPr>
            <m:ctrlPr>
              <w:rPr>
                <w:rFonts w:ascii="Cambria Math" w:hAnsi="Cambria Math" w:cs="Calibri"/>
                <w:sz w:val="22"/>
                <w:szCs w:val="22"/>
                <w:lang w:val="en-GB"/>
              </w:rPr>
            </m:ctrlPr>
          </m:dPr>
          <m:e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>σ</m:t>
            </m:r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>²/</m:t>
            </m:r>
            <m:d>
              <m:dPr>
                <m:ctrlPr>
                  <w:rPr>
                    <w:rFonts w:ascii="Cambria Math" w:hAnsi="Cambria Math" w:cs="Calibri"/>
                    <w:sz w:val="22"/>
                    <w:szCs w:val="22"/>
                    <w:lang w:val="en-GB"/>
                  </w:rPr>
                </m:ctrlPr>
              </m:dPr>
              <m:e>
                <m:r>
                  <w:rPr>
                    <w:rFonts w:ascii="Cambria Math" w:hAnsi="Cambria Math" w:cs="Calibri"/>
                    <w:sz w:val="22"/>
                    <w:szCs w:val="22"/>
                    <w:lang w:val="en-GB"/>
                  </w:rPr>
                  <m:t>Δ</m:t>
                </m:r>
                <m:r>
                  <w:rPr>
                    <w:rFonts w:ascii="Cambria Math" w:hAnsi="Cambria Math" w:cs="Calibri"/>
                    <w:sz w:val="22"/>
                    <w:szCs w:val="22"/>
                    <w:lang w:val="en-GB"/>
                  </w:rPr>
                  <m:t>-</m:t>
                </m:r>
                <m:r>
                  <w:rPr>
                    <w:rFonts w:ascii="Cambria Math" w:hAnsi="Cambria Math" w:cs="Calibri"/>
                    <w:sz w:val="22"/>
                    <w:szCs w:val="22"/>
                    <w:lang w:val="en-GB"/>
                  </w:rPr>
                  <m:t>2</m:t>
                </m:r>
                <m:r>
                  <w:rPr>
                    <w:rFonts w:ascii="Cambria Math" w:hAnsi="Cambria Math" w:cs="Calibri"/>
                    <w:sz w:val="22"/>
                    <w:szCs w:val="22"/>
                    <w:lang w:val="en-GB"/>
                  </w:rPr>
                  <m:t>Cε</m:t>
                </m:r>
              </m:e>
            </m:d>
            <m:r>
              <w:rPr>
                <w:rFonts w:ascii="Cambria Math" w:hAnsi="Cambria Math" w:cs="Calibri"/>
                <w:sz w:val="22"/>
                <w:szCs w:val="22"/>
                <w:lang w:val="en-GB"/>
              </w:rPr>
              <m:t>²</m:t>
            </m:r>
          </m:e>
        </m:d>
        <m:r>
          <w:rPr>
            <w:rFonts w:ascii="Cambria Math" w:hAnsi="Cambria Math" w:cs="Calibri"/>
            <w:sz w:val="22"/>
            <w:szCs w:val="22"/>
            <w:lang w:val="en-GB"/>
          </w:rPr>
          <m:t>,</m:t>
        </m:r>
      </m:oMath>
      <w:r w:rsidR="009835FC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for </w:t>
      </w:r>
      <m:oMath>
        <m:r>
          <w:rPr>
            <w:rFonts w:ascii="Cambria Math" w:hAnsi="Cambria Math" w:cs="Calibri"/>
            <w:sz w:val="22"/>
            <w:szCs w:val="22"/>
            <w:lang w:val="en-GB"/>
          </w:rPr>
          <m:t>Δ</m:t>
        </m:r>
        <m:r>
          <w:rPr>
            <w:rFonts w:ascii="Cambria Math" w:hAnsi="Cambria Math" w:cs="Calibri"/>
            <w:sz w:val="22"/>
            <w:szCs w:val="22"/>
            <w:lang w:val="en-GB"/>
          </w:rPr>
          <m:t>&gt;2</m:t>
        </m:r>
        <m:r>
          <w:rPr>
            <w:rFonts w:ascii="Cambria Math" w:hAnsi="Cambria Math" w:cs="Calibri"/>
            <w:sz w:val="22"/>
            <w:szCs w:val="22"/>
            <w:lang w:val="en-GB"/>
          </w:rPr>
          <m:t>Cε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>,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where </w:t>
      </w:r>
      <m:oMath>
        <m:r>
          <w:rPr>
            <w:rFonts w:ascii="Cambria Math" w:hAnsi="Cambria Math" w:cs="Calibri"/>
            <w:sz w:val="22"/>
            <w:szCs w:val="22"/>
            <w:lang w:val="en-GB"/>
          </w:rPr>
          <m:t>Δ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 is the change in the mean landscape, </w:t>
      </w:r>
      <m:oMath>
        <m:sSup>
          <m:sSupPr>
            <m:ctrlPr>
              <w:rPr>
                <w:rFonts w:ascii="Cambria Math" w:hAnsi="Cambria Math" w:cs="Calibri"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σ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2</m:t>
            </m:r>
          </m:sup>
        </m:sSup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 is T1’s long-run variance and </w:t>
      </w:r>
      <m:oMath>
        <m:r>
          <w:rPr>
            <w:rFonts w:ascii="Cambria Math" w:hAnsi="Cambria Math" w:cs="Calibri"/>
            <w:sz w:val="22"/>
            <w:szCs w:val="22"/>
          </w:rPr>
          <m:t>ε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 is the worst-case diagram perturbation. The threshold </w:t>
      </w:r>
      <m:oMath>
        <m:r>
          <w:rPr>
            <w:rFonts w:ascii="Cambria Math" w:hAnsi="Cambria Math" w:cs="Calibri"/>
            <w:sz w:val="22"/>
            <w:szCs w:val="22"/>
            <w:lang w:val="en-GB"/>
          </w:rPr>
          <m:t>Δ</m:t>
        </m:r>
        <m:r>
          <w:rPr>
            <w:rFonts w:ascii="Cambria Math" w:hAnsi="Cambria Math" w:cs="Calibri"/>
            <w:sz w:val="22"/>
            <w:szCs w:val="22"/>
            <w:lang w:val="en-GB"/>
          </w:rPr>
          <m:t>&gt;2</m:t>
        </m:r>
        <m:r>
          <w:rPr>
            <w:rFonts w:ascii="Cambria Math" w:hAnsi="Cambria Math" w:cs="Calibri"/>
            <w:sz w:val="22"/>
            <w:szCs w:val="22"/>
            <w:lang w:val="en-GB"/>
          </w:rPr>
          <m:t>Cε</m:t>
        </m:r>
      </m:oMath>
      <w:r w:rsidRPr="00FB63C8">
        <w:rPr>
          <w:rFonts w:ascii="Calibri" w:hAnsi="Calibri" w:cs="Calibri"/>
          <w:sz w:val="22"/>
          <w:szCs w:val="22"/>
          <w:lang w:val="en-GB"/>
        </w:rPr>
        <w:t xml:space="preserve"> is the substantive content: a transition is locatable only once it exceeds twice the measurement-induced perturbation. Block-bootstrap calibration sets the detection threshold at a fixed false-alarm rate; the bound sets the localisation window reported with each detection. T2 is stated on the landscape series; its projected form on FPCA scores also needs the eigengap condition recorded in O1.</w:t>
      </w:r>
    </w:p>
    <w:p w14:paraId="189AEDE6" w14:textId="77777777" w:rsidR="00F072D0" w:rsidRPr="00743037" w:rsidRDefault="00B731BD" w:rsidP="00175365">
      <w:pPr>
        <w:pStyle w:val="Heading3"/>
        <w:spacing w:before="8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95" w:name="feasibility-and-risk-management"/>
      <w:bookmarkEnd w:id="90"/>
      <w:r w:rsidRPr="00743037">
        <w:rPr>
          <w:rFonts w:ascii="Calibri" w:hAnsi="Calibri" w:cs="Calibri"/>
          <w:sz w:val="24"/>
          <w:szCs w:val="24"/>
          <w:lang w:val="en-GB"/>
        </w:rPr>
        <w:t>6. Feasibility and Risk Management</w:t>
      </w:r>
    </w:p>
    <w:p w14:paraId="0AA53D97" w14:textId="51AAD27B" w:rsidR="00F072D0" w:rsidRPr="00FB63C8" w:rsidRDefault="00B731BD" w:rsidP="00175365">
      <w:pPr>
        <w:pStyle w:val="FirstParagraph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The project is feasible in </w:t>
      </w:r>
      <w:commentRangeStart w:id="96"/>
      <w:r w:rsidRPr="00FB63C8">
        <w:rPr>
          <w:rFonts w:ascii="Calibri" w:hAnsi="Calibri" w:cs="Calibri"/>
          <w:sz w:val="22"/>
          <w:szCs w:val="22"/>
          <w:lang w:val="en-GB"/>
        </w:rPr>
        <w:t>twelve months</w:t>
      </w:r>
      <w:commentRangeEnd w:id="96"/>
      <w:r w:rsidR="00124BB8" w:rsidRPr="00FB63C8">
        <w:rPr>
          <w:rStyle w:val="CommentReference"/>
          <w:rFonts w:ascii="Calibri" w:hAnsi="Calibri" w:cs="Calibri"/>
          <w:sz w:val="22"/>
          <w:szCs w:val="22"/>
          <w:lang w:val="en-GB"/>
        </w:rPr>
        <w:commentReference w:id="96"/>
      </w:r>
      <w:r w:rsidRPr="00FB63C8">
        <w:rPr>
          <w:rFonts w:ascii="Calibri" w:hAnsi="Calibri" w:cs="Calibri"/>
          <w:sz w:val="22"/>
          <w:szCs w:val="22"/>
          <w:lang w:val="en-GB"/>
        </w:rPr>
        <w:t>: the method is pilot-validated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(§2), data access is secured through the SCAFC agreement, and the computational budget is modest (§7). Three risks remain</w:t>
      </w:r>
      <w:ins w:id="97" w:author="Emma Chapman" w:date="2026-09-16T15:43:00Z" w16du:dateUtc="2026-09-16T14:43:00Z">
        <w:r w:rsidR="00EB1DC0">
          <w:rPr>
            <w:rFonts w:ascii="Calibri" w:hAnsi="Calibri" w:cs="Calibri"/>
            <w:sz w:val="22"/>
            <w:szCs w:val="22"/>
            <w:lang w:val="en-GB"/>
          </w:rPr>
          <w:t>:</w:t>
        </w:r>
      </w:ins>
      <w:del w:id="98" w:author="Emma Chapman" w:date="2026-09-16T15:43:00Z" w16du:dateUtc="2026-09-16T14:43:00Z">
        <w:r w:rsidRPr="00FB63C8" w:rsidDel="00EB1DC0">
          <w:rPr>
            <w:rFonts w:ascii="Calibri" w:hAnsi="Calibri" w:cs="Calibri"/>
            <w:sz w:val="22"/>
            <w:szCs w:val="22"/>
            <w:lang w:val="en-GB"/>
          </w:rPr>
          <w:delText>.</w:delText>
        </w:r>
      </w:del>
    </w:p>
    <w:p w14:paraId="003883B4" w14:textId="552F4CCD" w:rsidR="00F072D0" w:rsidRPr="00FB63C8" w:rsidRDefault="00B731BD" w:rsidP="00175365">
      <w:pPr>
        <w:pStyle w:val="Compact"/>
        <w:numPr>
          <w:ilvl w:val="0"/>
          <w:numId w:val="5"/>
        </w:numPr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(R1) Scale transferability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: </w:t>
      </w:r>
      <w:ins w:id="99" w:author="Emma Chapman" w:date="2026-09-16T15:43:00Z" w16du:dateUtc="2026-09-16T14:43:00Z">
        <w:r w:rsidR="00EB1DC0">
          <w:rPr>
            <w:rFonts w:ascii="Calibri" w:hAnsi="Calibri" w:cs="Calibri"/>
            <w:sz w:val="22"/>
            <w:szCs w:val="22"/>
            <w:lang w:val="en-GB"/>
          </w:rPr>
          <w:t>M</w:t>
        </w:r>
      </w:ins>
      <w:del w:id="100" w:author="Emma Chapman" w:date="2026-09-16T15:43:00Z" w16du:dateUtc="2026-09-16T14:43:00Z">
        <w:r w:rsidRPr="00FB63C8" w:rsidDel="00EB1DC0">
          <w:rPr>
            <w:rFonts w:ascii="Calibri" w:hAnsi="Calibri" w:cs="Calibri"/>
            <w:sz w:val="22"/>
            <w:szCs w:val="22"/>
            <w:lang w:val="en-GB"/>
          </w:rPr>
          <w:delText>m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edium likelihood, high impact. Without transferable interaction lengths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>,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averaging is not meaningful; the Month</w:t>
      </w:r>
      <w:ins w:id="101" w:author="Emma Chapman" w:date="2026-09-16T15:43:00Z" w16du:dateUtc="2026-09-16T14:43:00Z">
        <w:r w:rsidR="00EB1DC0">
          <w:rPr>
            <w:rFonts w:ascii="Calibri" w:hAnsi="Calibri" w:cs="Calibri"/>
            <w:sz w:val="22"/>
            <w:szCs w:val="22"/>
            <w:lang w:val="en-GB"/>
          </w:rPr>
          <w:t xml:space="preserve"> </w:t>
        </w:r>
      </w:ins>
      <w:del w:id="102" w:author="Emma Chapman" w:date="2026-09-16T15:43:00Z" w16du:dateUtc="2026-09-16T14:43:00Z">
        <w:r w:rsidRPr="00FB63C8" w:rsidDel="00EB1DC0">
          <w:rPr>
            <w:rFonts w:ascii="Calibri" w:hAnsi="Calibri" w:cs="Calibri"/>
            <w:sz w:val="22"/>
            <w:szCs w:val="22"/>
            <w:lang w:val="en-GB"/>
          </w:rPr>
          <w:delText>-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2 cutoff gate mitigates this.</w:t>
      </w:r>
    </w:p>
    <w:p w14:paraId="13214C90" w14:textId="7A728A8C" w:rsidR="00F072D0" w:rsidRPr="00FB63C8" w:rsidRDefault="00B731BD" w:rsidP="00175365">
      <w:pPr>
        <w:pStyle w:val="Compact"/>
        <w:numPr>
          <w:ilvl w:val="0"/>
          <w:numId w:val="5"/>
        </w:numPr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(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R2) Label uncertainty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: </w:t>
      </w:r>
      <w:ins w:id="103" w:author="Emma Chapman" w:date="2026-09-16T15:43:00Z" w16du:dateUtc="2026-09-16T14:43:00Z">
        <w:r w:rsidR="00EB1DC0">
          <w:rPr>
            <w:rFonts w:ascii="Calibri" w:hAnsi="Calibri" w:cs="Calibri"/>
            <w:sz w:val="22"/>
            <w:szCs w:val="22"/>
            <w:lang w:val="en-GB"/>
          </w:rPr>
          <w:t>M</w:t>
        </w:r>
      </w:ins>
      <w:del w:id="104" w:author="Emma Chapman" w:date="2026-09-16T15:43:00Z" w16du:dateUtc="2026-09-16T14:43:00Z">
        <w:r w:rsidRPr="00FB63C8" w:rsidDel="00EB1DC0">
          <w:rPr>
            <w:rFonts w:ascii="Calibri" w:hAnsi="Calibri" w:cs="Calibri"/>
            <w:sz w:val="22"/>
            <w:szCs w:val="22"/>
            <w:lang w:val="en-GB"/>
          </w:rPr>
          <w:delText>m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edium likelihood, low impact. Dual-source verification, Cohen’s κ and Open Science Framework (OSF) pre-registered exclusions mitigate this. Labels affect the interpretation of O1, not the theorems.</w:t>
      </w:r>
    </w:p>
    <w:p w14:paraId="7F82DE51" w14:textId="79B4B51F" w:rsidR="00F072D0" w:rsidRPr="00FB63C8" w:rsidRDefault="00B731BD" w:rsidP="00175365">
      <w:pPr>
        <w:pStyle w:val="Compact"/>
        <w:numPr>
          <w:ilvl w:val="0"/>
          <w:numId w:val="5"/>
        </w:numPr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(R3) Landscape theory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: </w:t>
      </w:r>
      <w:ins w:id="105" w:author="Emma Chapman" w:date="2026-09-16T15:43:00Z" w16du:dateUtc="2026-09-16T14:43:00Z">
        <w:r w:rsidR="00ED34AF">
          <w:rPr>
            <w:rFonts w:ascii="Calibri" w:hAnsi="Calibri" w:cs="Calibri"/>
            <w:sz w:val="22"/>
            <w:szCs w:val="22"/>
            <w:lang w:val="en-GB"/>
          </w:rPr>
          <w:t>L</w:t>
        </w:r>
      </w:ins>
      <w:del w:id="106" w:author="Emma Chapman" w:date="2026-09-16T15:43:00Z" w16du:dateUtc="2026-09-16T14:43:00Z">
        <w:r w:rsidRPr="00FB63C8" w:rsidDel="00ED34AF">
          <w:rPr>
            <w:rFonts w:ascii="Calibri" w:hAnsi="Calibri" w:cs="Calibri"/>
            <w:sz w:val="22"/>
            <w:szCs w:val="22"/>
            <w:lang w:val="en-GB"/>
          </w:rPr>
          <w:delText>l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ow likelihood, medium impact. If the landscape argument proves intractable, O2 falls back to the diagram-valued Wasserstein comparison already demonstrated in the pilot. The T1 limit law is then not claimed.</w:t>
      </w:r>
    </w:p>
    <w:p w14:paraId="5A97C5DD" w14:textId="77777777" w:rsidR="00F072D0" w:rsidRPr="00743037" w:rsidRDefault="00B731BD" w:rsidP="00175365">
      <w:pPr>
        <w:pStyle w:val="Heading3"/>
        <w:spacing w:before="80" w:after="0"/>
        <w:jc w:val="both"/>
        <w:rPr>
          <w:rFonts w:ascii="Calibri" w:hAnsi="Calibri" w:cs="Calibri"/>
          <w:sz w:val="24"/>
          <w:szCs w:val="24"/>
          <w:lang w:val="en-GB"/>
        </w:rPr>
      </w:pPr>
      <w:bookmarkStart w:id="107" w:name="outcomes-team-and-resources"/>
      <w:bookmarkEnd w:id="95"/>
      <w:r w:rsidRPr="00743037">
        <w:rPr>
          <w:rFonts w:ascii="Calibri" w:hAnsi="Calibri" w:cs="Calibri"/>
          <w:sz w:val="24"/>
          <w:szCs w:val="24"/>
          <w:lang w:val="en-GB"/>
        </w:rPr>
        <w:t>7. Outcomes, Team and Resources</w:t>
      </w:r>
    </w:p>
    <w:p w14:paraId="75AB283E" w14:textId="5CF08FAD" w:rsidR="00F072D0" w:rsidRPr="00FB63C8" w:rsidRDefault="00B731BD" w:rsidP="00175365">
      <w:pPr>
        <w:pStyle w:val="FirstParagraph"/>
        <w:spacing w:before="0" w:afterLines="20" w:after="48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Publications and software.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methodology paper [23] is submitted. The dated deliverables in Figure 1 are a season-results paper, a football-analytics paper [29], a Zenodo library DOI and SCAFC practitioner outputs. The analysis plan is pre-registered on OSF at Month 2. These form the Month</w:t>
      </w:r>
      <w:ins w:id="108" w:author="Emma Chapman" w:date="2026-09-16T15:44:00Z" w16du:dateUtc="2026-09-16T14:44:00Z">
        <w:r w:rsidR="00ED34AF">
          <w:rPr>
            <w:rFonts w:ascii="Calibri" w:hAnsi="Calibri" w:cs="Calibri"/>
            <w:sz w:val="22"/>
            <w:szCs w:val="22"/>
            <w:lang w:val="en-GB"/>
          </w:rPr>
          <w:t xml:space="preserve"> </w:t>
        </w:r>
      </w:ins>
      <w:del w:id="109" w:author="Emma Chapman" w:date="2026-09-16T15:44:00Z" w16du:dateUtc="2026-09-16T14:44:00Z">
        <w:r w:rsidRPr="00FB63C8" w:rsidDel="00ED34AF">
          <w:rPr>
            <w:rFonts w:ascii="Calibri" w:hAnsi="Calibri" w:cs="Calibri"/>
            <w:sz w:val="22"/>
            <w:szCs w:val="22"/>
            <w:lang w:val="en-GB"/>
          </w:rPr>
          <w:delText>-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12 evidence pack for the Standard Grant (§3).</w:t>
      </w:r>
      <w:r w:rsidR="00511DE3" w:rsidRPr="00FB63C8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Team.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The project is based at Swansea University’s Zienkiewicz Institute for </w:t>
      </w:r>
      <w:r w:rsidRPr="00FB63C8">
        <w:rPr>
          <w:rFonts w:ascii="Calibri" w:hAnsi="Calibri" w:cs="Calibri"/>
          <w:sz w:val="22"/>
          <w:szCs w:val="22"/>
          <w:lang w:val="en-GB"/>
        </w:rPr>
        <w:lastRenderedPageBreak/>
        <w:t>Modelling, Data and AI. It brings together statistical topology for competitive systems (P</w:t>
      </w:r>
      <w:ins w:id="110" w:author="Emma Chapman" w:date="2026-09-16T15:44:00Z" w16du:dateUtc="2026-09-16T14:44:00Z">
        <w:r w:rsidR="005A6805">
          <w:rPr>
            <w:rFonts w:ascii="Calibri" w:hAnsi="Calibri" w:cs="Calibri"/>
            <w:sz w:val="22"/>
            <w:szCs w:val="22"/>
            <w:lang w:val="en-GB"/>
          </w:rPr>
          <w:t>L</w:t>
        </w:r>
      </w:ins>
      <w:del w:id="111" w:author="Emma Chapman" w:date="2026-09-16T15:44:00Z" w16du:dateUtc="2026-09-16T14:44:00Z">
        <w:r w:rsidRPr="00FB63C8" w:rsidDel="005A6805">
          <w:rPr>
            <w:rFonts w:ascii="Calibri" w:hAnsi="Calibri" w:cs="Calibri"/>
            <w:sz w:val="22"/>
            <w:szCs w:val="22"/>
            <w:lang w:val="en-GB"/>
          </w:rPr>
          <w:delText>I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, Biomedical Engineering), applied algebraic geometry and topological methods (</w:t>
      </w:r>
      <w:ins w:id="112" w:author="Emma Chapman" w:date="2026-09-16T15:44:00Z" w16du:dateUtc="2026-09-16T14:44:00Z">
        <w:r w:rsidR="005A6805">
          <w:rPr>
            <w:rFonts w:ascii="Calibri" w:hAnsi="Calibri" w:cs="Calibri"/>
            <w:sz w:val="22"/>
            <w:szCs w:val="22"/>
            <w:lang w:val="en-GB"/>
          </w:rPr>
          <w:t>PcL</w:t>
        </w:r>
      </w:ins>
      <w:del w:id="113" w:author="Emma Chapman" w:date="2026-09-16T15:45:00Z" w16du:dateUtc="2026-09-16T14:45:00Z">
        <w:r w:rsidRPr="00FB63C8" w:rsidDel="005A6805">
          <w:rPr>
            <w:rFonts w:ascii="Calibri" w:hAnsi="Calibri" w:cs="Calibri"/>
            <w:sz w:val="22"/>
            <w:szCs w:val="22"/>
            <w:lang w:val="en-GB"/>
          </w:rPr>
          <w:delText>Co-</w:delText>
        </w:r>
      </w:del>
      <w:del w:id="114" w:author="Emma Chapman" w:date="2026-09-16T15:44:00Z" w16du:dateUtc="2026-09-16T14:44:00Z">
        <w:r w:rsidRPr="00FB63C8" w:rsidDel="005A6805">
          <w:rPr>
            <w:rFonts w:ascii="Calibri" w:hAnsi="Calibri" w:cs="Calibri"/>
            <w:sz w:val="22"/>
            <w:szCs w:val="22"/>
            <w:lang w:val="en-GB"/>
          </w:rPr>
          <w:delText>I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 xml:space="preserve"> Villamizar, Mathematics) and SCAFC as industry co-development partner. This new cross-school and industry collaboration fits the scheme’s remit. </w:t>
      </w:r>
      <w:r w:rsidRPr="00FB63C8">
        <w:rPr>
          <w:rFonts w:ascii="Calibri" w:hAnsi="Calibri" w:cs="Calibri"/>
          <w:b/>
          <w:bCs/>
          <w:sz w:val="22"/>
          <w:szCs w:val="22"/>
          <w:lang w:val="en-GB"/>
        </w:rPr>
        <w:t>Resources.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Full-season processing uses the P</w:t>
      </w:r>
      <w:ins w:id="115" w:author="Emma Chapman" w:date="2026-09-16T15:44:00Z" w16du:dateUtc="2026-09-16T14:44:00Z">
        <w:r w:rsidR="005A6805">
          <w:rPr>
            <w:rFonts w:ascii="Calibri" w:hAnsi="Calibri" w:cs="Calibri"/>
            <w:sz w:val="22"/>
            <w:szCs w:val="22"/>
            <w:lang w:val="en-GB"/>
          </w:rPr>
          <w:t>L</w:t>
        </w:r>
      </w:ins>
      <w:del w:id="116" w:author="Emma Chapman" w:date="2026-09-16T15:44:00Z" w16du:dateUtc="2026-09-16T14:44:00Z">
        <w:r w:rsidRPr="00FB63C8" w:rsidDel="005A6805">
          <w:rPr>
            <w:rFonts w:ascii="Calibri" w:hAnsi="Calibri" w:cs="Calibri"/>
            <w:sz w:val="22"/>
            <w:szCs w:val="22"/>
            <w:lang w:val="en-GB"/>
          </w:rPr>
          <w:delText>I</w:delText>
        </w:r>
      </w:del>
      <w:r w:rsidRPr="00FB63C8">
        <w:rPr>
          <w:rFonts w:ascii="Calibri" w:hAnsi="Calibri" w:cs="Calibri"/>
          <w:sz w:val="22"/>
          <w:szCs w:val="22"/>
          <w:lang w:val="en-GB"/>
        </w:rPr>
        <w:t>’s Supercomputing Wales allocation: approximately 1,600 of 5,000 available CPU-hours.</w:t>
      </w:r>
    </w:p>
    <w:p w14:paraId="2CD17695" w14:textId="77777777" w:rsidR="00552E80" w:rsidRPr="00FB63C8" w:rsidRDefault="00552E80" w:rsidP="00175365">
      <w:pPr>
        <w:pStyle w:val="BodyText"/>
        <w:spacing w:afterLines="20" w:after="48"/>
        <w:rPr>
          <w:lang w:val="en-GB"/>
        </w:rPr>
      </w:pPr>
    </w:p>
    <w:p w14:paraId="4233D007" w14:textId="014A26ED" w:rsidR="00F072D0" w:rsidRPr="00743037" w:rsidRDefault="00B731BD" w:rsidP="00175365">
      <w:pPr>
        <w:pStyle w:val="Heading2"/>
        <w:spacing w:before="0" w:afterLines="20" w:after="48"/>
        <w:jc w:val="both"/>
        <w:rPr>
          <w:rFonts w:ascii="Calibri" w:hAnsi="Calibri" w:cs="Calibri"/>
          <w:sz w:val="24"/>
          <w:szCs w:val="24"/>
          <w:lang w:val="en-GB"/>
        </w:rPr>
      </w:pPr>
      <w:bookmarkStart w:id="117" w:name="references"/>
      <w:bookmarkEnd w:id="45"/>
      <w:bookmarkEnd w:id="107"/>
      <w:r w:rsidRPr="00743037">
        <w:rPr>
          <w:rFonts w:ascii="Calibri" w:hAnsi="Calibri" w:cs="Calibri"/>
          <w:sz w:val="24"/>
          <w:szCs w:val="24"/>
          <w:lang w:val="en-GB"/>
        </w:rPr>
        <w:t>References</w:t>
      </w:r>
    </w:p>
    <w:p w14:paraId="6BFA4EB8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Carlsson, G. (2009). Topology and data.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Bulletin of the American Mathematical Society</w:t>
      </w:r>
      <w:r w:rsidRPr="00FB63C8">
        <w:rPr>
          <w:rFonts w:ascii="Calibri" w:hAnsi="Calibri" w:cs="Calibri"/>
          <w:sz w:val="22"/>
          <w:szCs w:val="22"/>
          <w:lang w:val="en-GB"/>
        </w:rPr>
        <w:t>, 46(2), 255–308.</w:t>
      </w:r>
    </w:p>
    <w:p w14:paraId="7CAACBD2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Zomorodian, A. &amp; Carlsson, G. (2005). Computing persistent homology.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Discrete &amp; Computational Geometry</w:t>
      </w:r>
      <w:r w:rsidRPr="00FB63C8">
        <w:rPr>
          <w:rFonts w:ascii="Calibri" w:hAnsi="Calibri" w:cs="Calibri"/>
          <w:sz w:val="22"/>
          <w:szCs w:val="22"/>
          <w:lang w:val="en-GB"/>
        </w:rPr>
        <w:t>, 33(2), 249–274.</w:t>
      </w:r>
    </w:p>
    <w:p w14:paraId="3F5A358B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Edelsbrunner, H. &amp; Harer, J. (2010).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Computational Topology: An Introduction</w:t>
      </w:r>
      <w:r w:rsidRPr="00FB63C8">
        <w:rPr>
          <w:rFonts w:ascii="Calibri" w:hAnsi="Calibri" w:cs="Calibri"/>
          <w:sz w:val="22"/>
          <w:szCs w:val="22"/>
          <w:lang w:val="en-GB"/>
        </w:rPr>
        <w:t>. American Mathematical Society.</w:t>
      </w:r>
    </w:p>
    <w:p w14:paraId="02C4F1E3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>Botnan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, M. B. &amp; Lesnick, M. (2022). An introduction to multiparameter persistence. In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Representations of Algebras and Related Structures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(pp. 77–150). EMS Press.</w:t>
      </w:r>
    </w:p>
    <w:p w14:paraId="58804384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Lesnick, M. (2015). The theory of the interleaving distance on multidimensional persistence modules.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Foundations of Computational Mathematics</w:t>
      </w:r>
      <w:r w:rsidRPr="00FB63C8">
        <w:rPr>
          <w:rFonts w:ascii="Calibri" w:hAnsi="Calibri" w:cs="Calibri"/>
          <w:sz w:val="22"/>
          <w:szCs w:val="22"/>
          <w:lang w:val="en-GB"/>
        </w:rPr>
        <w:t>, 15(3), 613–650.</w:t>
      </w:r>
    </w:p>
    <w:p w14:paraId="4BAB05AF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Schenck, H. (2022).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Algebraic Foundations for Applied Topology and Data Analysis</w:t>
      </w:r>
      <w:r w:rsidRPr="00FB63C8">
        <w:rPr>
          <w:rFonts w:ascii="Calibri" w:hAnsi="Calibri" w:cs="Calibri"/>
          <w:sz w:val="22"/>
          <w:szCs w:val="22"/>
          <w:lang w:val="en-GB"/>
        </w:rPr>
        <w:t>. Mathematics of Data, vol. 1. Springer, Cham. doi:10.1007/978-3-031-06664-1. Chapter 8 treats the algebraic foundations of multiparameter persistent homology.</w:t>
      </w:r>
    </w:p>
    <w:p w14:paraId="7B05D62C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Chazal, F., Fasy, B. T., Lecci, F., Rinaldo, A. &amp; Wasserman, L. (2014). Stochastic convergence of persistence landscapes and silhouettes.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Proceedings of the 30th Annual Symposium on Computational Geometry</w:t>
      </w:r>
      <w:r w:rsidRPr="00FB63C8">
        <w:rPr>
          <w:rFonts w:ascii="Calibri" w:hAnsi="Calibri" w:cs="Calibri"/>
          <w:sz w:val="22"/>
          <w:szCs w:val="22"/>
          <w:lang w:val="en-GB"/>
        </w:rPr>
        <w:t>, 474–483.</w:t>
      </w:r>
    </w:p>
    <w:p w14:paraId="29F660C1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Bubenik, P. (2015). Statistical topological data analysis using persistence landscapes.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Journal of Machine Learning Research</w:t>
      </w:r>
      <w:r w:rsidRPr="00FB63C8">
        <w:rPr>
          <w:rFonts w:ascii="Calibri" w:hAnsi="Calibri" w:cs="Calibri"/>
          <w:sz w:val="22"/>
          <w:szCs w:val="22"/>
          <w:lang w:val="en-GB"/>
        </w:rPr>
        <w:t>, 16(1), 77–102.</w:t>
      </w:r>
    </w:p>
    <w:p w14:paraId="6BEA8EDF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Bosq, D. (2000).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Linear Processes in Function Spaces: Theory and Applications</w:t>
      </w:r>
      <w:r w:rsidRPr="00FB63C8">
        <w:rPr>
          <w:rFonts w:ascii="Calibri" w:hAnsi="Calibri" w:cs="Calibri"/>
          <w:sz w:val="22"/>
          <w:szCs w:val="22"/>
          <w:lang w:val="en-GB"/>
        </w:rPr>
        <w:t>. Lecture Notes in Statistics 149. Springer.</w:t>
      </w:r>
    </w:p>
    <w:p w14:paraId="2077FB26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Hörmann, S. &amp; Kokoszka, P. (2010). Weakly dependent functional data.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Annals of Statistics</w:t>
      </w:r>
      <w:r w:rsidRPr="00FB63C8">
        <w:rPr>
          <w:rFonts w:ascii="Calibri" w:hAnsi="Calibri" w:cs="Calibri"/>
          <w:sz w:val="22"/>
          <w:szCs w:val="22"/>
          <w:lang w:val="en-GB"/>
        </w:rPr>
        <w:t>, 38(3), 1845–1884.</w:t>
      </w:r>
    </w:p>
    <w:p w14:paraId="35EA9747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Cohen-Steiner, D., Edelsbrunner, H. &amp; Harer, J. (2007). Stability of persistence diagrams.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Discrete &amp; Computational Geometry</w:t>
      </w:r>
      <w:r w:rsidRPr="00FB63C8">
        <w:rPr>
          <w:rFonts w:ascii="Calibri" w:hAnsi="Calibri" w:cs="Calibri"/>
          <w:sz w:val="22"/>
          <w:szCs w:val="22"/>
          <w:lang w:val="en-GB"/>
        </w:rPr>
        <w:t>, 37(1), 103–120.</w:t>
      </w:r>
    </w:p>
    <w:p w14:paraId="03BA5AA9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Page, E. S. (1954). Continuous inspection schemes.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Biometrika</w:t>
      </w:r>
      <w:r w:rsidRPr="00FB63C8">
        <w:rPr>
          <w:rFonts w:ascii="Calibri" w:hAnsi="Calibri" w:cs="Calibri"/>
          <w:sz w:val="22"/>
          <w:szCs w:val="22"/>
          <w:lang w:val="en-GB"/>
        </w:rPr>
        <w:t>, 41(1/2), 100–115.</w:t>
      </w:r>
    </w:p>
    <w:p w14:paraId="1F34AD09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Berkes, I., Gabrys, R., Horváth, L. &amp; Kokoszka, P. (2009). Detecting changes in the mean of functional observations.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Journal of the Royal Statistical Society: Series B</w:t>
      </w:r>
      <w:r w:rsidRPr="00FB63C8">
        <w:rPr>
          <w:rFonts w:ascii="Calibri" w:hAnsi="Calibri" w:cs="Calibri"/>
          <w:sz w:val="22"/>
          <w:szCs w:val="22"/>
          <w:lang w:val="en-GB"/>
        </w:rPr>
        <w:t>, 71(5), 927–946.</w:t>
      </w:r>
    </w:p>
    <w:p w14:paraId="42DEE91E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Cohen-Steiner, D., Edelsbrunner, H., Harer, J. &amp; Mileyko, Y. (2010). Lipschitz functions have L^p-stable persistence.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Foundations of Computational Mathematics</w:t>
      </w:r>
      <w:r w:rsidRPr="00FB63C8">
        <w:rPr>
          <w:rFonts w:ascii="Calibri" w:hAnsi="Calibri" w:cs="Calibri"/>
          <w:sz w:val="22"/>
          <w:szCs w:val="22"/>
          <w:lang w:val="en-GB"/>
        </w:rPr>
        <w:t>, 10(2), 127–148.</w:t>
      </w:r>
    </w:p>
    <w:p w14:paraId="7CA1FC3C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CC2C62">
        <w:rPr>
          <w:rFonts w:ascii="Calibri" w:hAnsi="Calibri" w:cs="Calibri"/>
          <w:sz w:val="22"/>
          <w:szCs w:val="22"/>
          <w:lang w:val="es-ES"/>
          <w:rPrChange w:id="118" w:author="Emma Chapman" w:date="2026-09-16T15:10:00Z" w16du:dateUtc="2026-09-16T14:10:00Z">
            <w:rPr>
              <w:rFonts w:ascii="Calibri" w:hAnsi="Calibri" w:cs="Calibri"/>
              <w:sz w:val="22"/>
              <w:szCs w:val="22"/>
              <w:lang w:val="en-GB"/>
            </w:rPr>
          </w:rPrChange>
        </w:rPr>
        <w:t xml:space="preserve">Topaz, C. M., Ziegelmeier, L. &amp; Halverson, T. (2015). 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Topological data analysis of biological aggregation models.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PLoS ONE</w:t>
      </w:r>
      <w:r w:rsidRPr="00FB63C8">
        <w:rPr>
          <w:rFonts w:ascii="Calibri" w:hAnsi="Calibri" w:cs="Calibri"/>
          <w:sz w:val="22"/>
          <w:szCs w:val="22"/>
          <w:lang w:val="en-GB"/>
        </w:rPr>
        <w:t>, 10(5), e0126383.</w:t>
      </w:r>
    </w:p>
    <w:p w14:paraId="6D568FEB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Bhaskar, D. et al. (2019). Analysing collective motion with machine learning and topology.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Chaos</w:t>
      </w:r>
      <w:r w:rsidRPr="00FB63C8">
        <w:rPr>
          <w:rFonts w:ascii="Calibri" w:hAnsi="Calibri" w:cs="Calibri"/>
          <w:sz w:val="22"/>
          <w:szCs w:val="22"/>
          <w:lang w:val="en-GB"/>
        </w:rPr>
        <w:t>, 29(12), 123125.</w:t>
      </w:r>
    </w:p>
    <w:p w14:paraId="2CDC099B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Ballerini, M. et al. (2008). Interaction ruling animal collective behaviour depends on topological rather than metric distance.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PNAS</w:t>
      </w:r>
      <w:r w:rsidRPr="00FB63C8">
        <w:rPr>
          <w:rFonts w:ascii="Calibri" w:hAnsi="Calibri" w:cs="Calibri"/>
          <w:sz w:val="22"/>
          <w:szCs w:val="22"/>
          <w:lang w:val="en-GB"/>
        </w:rPr>
        <w:t>, 105(4), 1232–1237.</w:t>
      </w:r>
    </w:p>
    <w:p w14:paraId="1069540E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Gu, K. et al. (2022). Change point detection in multi-agent systems based on higher-order features.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Chaos</w:t>
      </w:r>
      <w:r w:rsidRPr="00FB63C8">
        <w:rPr>
          <w:rFonts w:ascii="Calibri" w:hAnsi="Calibri" w:cs="Calibri"/>
          <w:sz w:val="22"/>
          <w:szCs w:val="22"/>
          <w:lang w:val="en-GB"/>
        </w:rPr>
        <w:t>, 32(11), 113117.</w:t>
      </w:r>
    </w:p>
    <w:p w14:paraId="33CA6146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lastRenderedPageBreak/>
        <w:t xml:space="preserve">Adams, H. et al. (2017). Persistence images: a stable vector representation of persistent homology.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Journal of Machine Learning Research</w:t>
      </w:r>
      <w:r w:rsidRPr="00FB63C8">
        <w:rPr>
          <w:rFonts w:ascii="Calibri" w:hAnsi="Calibri" w:cs="Calibri"/>
          <w:sz w:val="22"/>
          <w:szCs w:val="22"/>
          <w:lang w:val="en-GB"/>
        </w:rPr>
        <w:t>, 18(8), 1–35.</w:t>
      </w:r>
    </w:p>
    <w:p w14:paraId="76027924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>Schindler, D. J. &amp; Barahona, M. (2023). Analysing multiscale clusterings with persistent homology. arXiv:2305.04281.</w:t>
      </w:r>
    </w:p>
    <w:p w14:paraId="57EE5B8E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Folgado, H. et al. (2014). Length, width and centroid distance as measures of teams’ tactical performance in youth football.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European Journal of Sport Science</w:t>
      </w:r>
      <w:r w:rsidRPr="00FB63C8">
        <w:rPr>
          <w:rFonts w:ascii="Calibri" w:hAnsi="Calibri" w:cs="Calibri"/>
          <w:sz w:val="22"/>
          <w:szCs w:val="22"/>
          <w:lang w:val="en-GB"/>
        </w:rPr>
        <w:t>, 14(S1), S487–S492.</w:t>
      </w:r>
    </w:p>
    <w:p w14:paraId="6E3B2BA1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Fernández, J. &amp; Bornn, L. (2018). Wide open spaces: a statistical technique for measuring space creation in professional soccer.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Sloan Sports Analytics Conference</w:t>
      </w:r>
      <w:r w:rsidRPr="00FB63C8">
        <w:rPr>
          <w:rFonts w:ascii="Calibri" w:hAnsi="Calibri" w:cs="Calibri"/>
          <w:sz w:val="22"/>
          <w:szCs w:val="22"/>
          <w:lang w:val="en-GB"/>
        </w:rPr>
        <w:t>.</w:t>
      </w:r>
    </w:p>
    <w:p w14:paraId="6F059F8B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Brown, R. et al. (2026). Multi-scale persistent homology for competitive spatial systems: measurement-aware methods and validation in professional football. Manuscript submitted to the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Journal of Applied and Computational Topology</w:t>
      </w:r>
      <w:r w:rsidRPr="00FB63C8">
        <w:rPr>
          <w:rFonts w:ascii="Calibri" w:hAnsi="Calibri" w:cs="Calibri"/>
          <w:sz w:val="22"/>
          <w:szCs w:val="22"/>
          <w:lang w:val="en-GB"/>
        </w:rPr>
        <w:t>.</w:t>
      </w:r>
    </w:p>
    <w:p w14:paraId="45C6929A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Bauer, U. (2021). Ripser: efficient computation of Vietoris–Rips persistence barcodes.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Journal of Applied and Computational Topology</w:t>
      </w:r>
      <w:r w:rsidRPr="00FB63C8">
        <w:rPr>
          <w:rFonts w:ascii="Calibri" w:hAnsi="Calibri" w:cs="Calibri"/>
          <w:sz w:val="22"/>
          <w:szCs w:val="22"/>
          <w:lang w:val="en-GB"/>
        </w:rPr>
        <w:t>, 5(3), 391–423.</w:t>
      </w:r>
    </w:p>
    <w:p w14:paraId="6DF30891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Maria, C., Boissonnat, J.-D., Glisse, M. &amp; Yvinec, M. (2014). The Gudhi library: simplicial complexes and persistent homology. In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Mathematical Software – ICMS 2014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(pp. 167–174). Springer.</w:t>
      </w:r>
    </w:p>
    <w:p w14:paraId="1F9C8EBA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Tauzin, G. et al. (2021). giotto-tda: a topological data analysis toolkit for machine learning and data exploration.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Journal of Machine Learning Research</w:t>
      </w:r>
      <w:r w:rsidRPr="00FB63C8">
        <w:rPr>
          <w:rFonts w:ascii="Calibri" w:hAnsi="Calibri" w:cs="Calibri"/>
          <w:sz w:val="22"/>
          <w:szCs w:val="22"/>
          <w:lang w:val="en-GB"/>
        </w:rPr>
        <w:t>, 22(39), 1–6.</w:t>
      </w:r>
    </w:p>
    <w:p w14:paraId="541C2659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Turner, K., Mileyko, Y., Mukherjee, S. &amp; Harer, J. (2014). Fréchet means for distributions of persistence diagrams.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Discrete &amp; Computational Geometry</w:t>
      </w:r>
      <w:r w:rsidRPr="00FB63C8">
        <w:rPr>
          <w:rFonts w:ascii="Calibri" w:hAnsi="Calibri" w:cs="Calibri"/>
          <w:sz w:val="22"/>
          <w:szCs w:val="22"/>
          <w:lang w:val="en-GB"/>
        </w:rPr>
        <w:t>, 52(1), 44–70.</w:t>
      </w:r>
    </w:p>
    <w:p w14:paraId="56F807B0" w14:textId="77777777" w:rsidR="00F072D0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Ramsay, J. O. &amp; Silverman, B. W. (2005).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Functional Data Analysis</w:t>
      </w:r>
      <w:r w:rsidRPr="00FB63C8">
        <w:rPr>
          <w:rFonts w:ascii="Calibri" w:hAnsi="Calibri" w:cs="Calibri"/>
          <w:sz w:val="22"/>
          <w:szCs w:val="22"/>
          <w:lang w:val="en-GB"/>
        </w:rPr>
        <w:t xml:space="preserve"> (2nd ed.). Springer.</w:t>
      </w:r>
    </w:p>
    <w:p w14:paraId="7421EBBD" w14:textId="0136D55D" w:rsidR="00511DE3" w:rsidRPr="00FB63C8" w:rsidRDefault="00B731BD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FB63C8">
        <w:rPr>
          <w:rFonts w:ascii="Calibri" w:hAnsi="Calibri" w:cs="Calibri"/>
          <w:sz w:val="22"/>
          <w:szCs w:val="22"/>
          <w:lang w:val="en-GB"/>
        </w:rPr>
        <w:t xml:space="preserve">Brown, R. et al. (2026). Multi-scale topological signatures of tactical organisation in professional football. In preparation; to be submitted to the </w:t>
      </w:r>
      <w:r w:rsidRPr="00FB63C8">
        <w:rPr>
          <w:rFonts w:ascii="Calibri" w:hAnsi="Calibri" w:cs="Calibri"/>
          <w:i/>
          <w:iCs/>
          <w:sz w:val="22"/>
          <w:szCs w:val="22"/>
          <w:lang w:val="en-GB"/>
        </w:rPr>
        <w:t>Journal of Sports Sciences</w:t>
      </w:r>
      <w:r w:rsidRPr="00FB63C8">
        <w:rPr>
          <w:rFonts w:ascii="Calibri" w:hAnsi="Calibri" w:cs="Calibri"/>
          <w:sz w:val="22"/>
          <w:szCs w:val="22"/>
          <w:lang w:val="en-GB"/>
        </w:rPr>
        <w:t>.</w:t>
      </w:r>
      <w:bookmarkEnd w:id="0"/>
      <w:bookmarkEnd w:id="117"/>
    </w:p>
    <w:p w14:paraId="3189EE2B" w14:textId="77777777" w:rsidR="00FB63C8" w:rsidRPr="00FB63C8" w:rsidRDefault="00FB63C8" w:rsidP="00175365">
      <w:pPr>
        <w:pStyle w:val="Compact"/>
        <w:numPr>
          <w:ilvl w:val="0"/>
          <w:numId w:val="4"/>
        </w:numPr>
        <w:spacing w:before="0" w:afterLines="20" w:after="48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</w:p>
    <w:sectPr w:rsidR="00FB63C8" w:rsidRPr="00FB63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Emma Chapman" w:date="2026-09-16T15:15:00Z" w:initials="EC">
    <w:p w14:paraId="115DEC64" w14:textId="77777777" w:rsidR="002B2322" w:rsidRDefault="002B2322" w:rsidP="002B2322">
      <w:pPr>
        <w:pStyle w:val="CommentText"/>
      </w:pPr>
      <w:r>
        <w:rPr>
          <w:rStyle w:val="CommentReference"/>
        </w:rPr>
        <w:annotationRef/>
      </w:r>
      <w:r>
        <w:t>I’ve removed this sentence and combined those left because (to me, as a lay reader) it sounds repetitive of the previous one. Please ignore this suggestion if this is not case!</w:t>
      </w:r>
    </w:p>
  </w:comment>
  <w:comment w:id="33" w:author="Emma Chapman" w:date="2026-09-16T15:22:00Z" w:initials="EC">
    <w:p w14:paraId="19B5D002" w14:textId="77777777" w:rsidR="00ED3C3E" w:rsidRDefault="00ED3C3E" w:rsidP="00ED3C3E">
      <w:pPr>
        <w:pStyle w:val="CommentText"/>
      </w:pPr>
      <w:r>
        <w:rPr>
          <w:rStyle w:val="CommentReference"/>
        </w:rPr>
        <w:annotationRef/>
      </w:r>
      <w:r>
        <w:t>I can’t quite see the timeliness/need here; is this that it hasn’t been achieved yet, but the tools are there? Is the field crying out for this, to help X in some way?</w:t>
      </w:r>
    </w:p>
  </w:comment>
  <w:comment w:id="41" w:author="Emma Chapman" w:date="2026-09-16T15:24:00Z" w:initials="EC">
    <w:p w14:paraId="75A68BDE" w14:textId="77777777" w:rsidR="00343B56" w:rsidRDefault="00343B56" w:rsidP="00343B56">
      <w:pPr>
        <w:pStyle w:val="CommentText"/>
      </w:pPr>
      <w:r>
        <w:rPr>
          <w:rStyle w:val="CommentReference"/>
        </w:rPr>
        <w:annotationRef/>
      </w:r>
      <w:r>
        <w:t>The foundations to do/build what?</w:t>
      </w:r>
    </w:p>
  </w:comment>
  <w:comment w:id="42" w:author="Emma Chapman" w:date="2026-09-16T15:25:00Z" w:initials="EC">
    <w:p w14:paraId="64D77EF4" w14:textId="77777777" w:rsidR="00692C15" w:rsidRDefault="00692C15" w:rsidP="00692C15">
      <w:pPr>
        <w:pStyle w:val="CommentText"/>
      </w:pPr>
      <w:r>
        <w:rPr>
          <w:rStyle w:val="CommentReference"/>
        </w:rPr>
        <w:annotationRef/>
      </w:r>
      <w:r>
        <w:t>Can you elaborate, or are you confident a reviewer will agree (i.e. this is common knowledge)?</w:t>
      </w:r>
    </w:p>
  </w:comment>
  <w:comment w:id="43" w:author="Emma Chapman" w:date="2026-09-16T15:25:00Z" w:initials="EC">
    <w:p w14:paraId="10F26C53" w14:textId="77777777" w:rsidR="00D41FE2" w:rsidRDefault="00D41FE2" w:rsidP="00D41FE2">
      <w:pPr>
        <w:pStyle w:val="CommentText"/>
      </w:pPr>
      <w:r>
        <w:rPr>
          <w:rStyle w:val="CommentReference"/>
        </w:rPr>
        <w:annotationRef/>
      </w:r>
      <w:r>
        <w:t>What night this allow them to do, or provide the groundwork for?</w:t>
      </w:r>
    </w:p>
  </w:comment>
  <w:comment w:id="44" w:author="Emma Chapman" w:date="2026-09-16T15:27:00Z" w:initials="EC">
    <w:p w14:paraId="1ED7CAE7" w14:textId="77777777" w:rsidR="00944C5E" w:rsidRDefault="00944C5E" w:rsidP="00944C5E">
      <w:pPr>
        <w:pStyle w:val="CommentText"/>
      </w:pPr>
      <w:r>
        <w:rPr>
          <w:rStyle w:val="CommentReference"/>
        </w:rPr>
        <w:annotationRef/>
      </w:r>
      <w:r>
        <w:t>As a lay-reader (again, sorry!) the jump from football to cancer seems a bit random; is there somewhere (such as in the free words in the Summary) where you can outline this?</w:t>
      </w:r>
    </w:p>
    <w:p w14:paraId="578FD1B3" w14:textId="77777777" w:rsidR="00944C5E" w:rsidRDefault="00944C5E" w:rsidP="00944C5E">
      <w:pPr>
        <w:pStyle w:val="CommentText"/>
      </w:pPr>
    </w:p>
    <w:p w14:paraId="2AC49A9E" w14:textId="77777777" w:rsidR="00944C5E" w:rsidRDefault="00944C5E" w:rsidP="00944C5E">
      <w:pPr>
        <w:pStyle w:val="CommentText"/>
      </w:pPr>
      <w:r>
        <w:t>Again, this may be obvious to you/your peers (who will review this) but I thought best to mention it.</w:t>
      </w:r>
    </w:p>
  </w:comment>
  <w:comment w:id="47" w:author="Emma Chapman" w:date="2026-09-16T15:30:00Z" w:initials="EC">
    <w:p w14:paraId="7A79305E" w14:textId="77777777" w:rsidR="00B51931" w:rsidRDefault="00B51931" w:rsidP="00B51931">
      <w:pPr>
        <w:pStyle w:val="CommentText"/>
      </w:pPr>
      <w:r>
        <w:rPr>
          <w:rStyle w:val="CommentReference"/>
        </w:rPr>
        <w:annotationRef/>
      </w:r>
      <w:r>
        <w:t xml:space="preserve">UKRI terminology has changed: you are now PL - Project Lead. Then, </w:t>
      </w:r>
      <w:r>
        <w:rPr>
          <w:color w:val="262626"/>
          <w:highlight w:val="white"/>
        </w:rPr>
        <w:t>project co-lead is PcL.</w:t>
      </w:r>
    </w:p>
  </w:comment>
  <w:comment w:id="60" w:author="Emma Chapman" w:date="2026-09-16T15:34:00Z" w:initials="EC">
    <w:p w14:paraId="67BF64A1" w14:textId="77777777" w:rsidR="00E73891" w:rsidRDefault="00E73891" w:rsidP="00E73891">
      <w:pPr>
        <w:pStyle w:val="CommentText"/>
      </w:pPr>
      <w:r>
        <w:rPr>
          <w:rStyle w:val="CommentReference"/>
        </w:rPr>
        <w:annotationRef/>
      </w:r>
      <w:r>
        <w:t xml:space="preserve">This is a low percentage (as is 0.1); are you confident 2 hours (4 hours for you) a week is enough? </w:t>
      </w:r>
    </w:p>
    <w:p w14:paraId="440D0659" w14:textId="77777777" w:rsidR="00E73891" w:rsidRDefault="00E73891" w:rsidP="00E73891">
      <w:pPr>
        <w:pStyle w:val="CommentText"/>
      </w:pPr>
      <w:r>
        <w:t>You will need to justify this in the Approach and/or Resources and cost justification.</w:t>
      </w:r>
    </w:p>
  </w:comment>
  <w:comment w:id="63" w:author="Emma Chapman" w:date="2026-09-16T15:37:00Z" w:initials="EC">
    <w:p w14:paraId="7FA5C610" w14:textId="77777777" w:rsidR="00BC05CB" w:rsidRDefault="00BC05CB" w:rsidP="00BC05CB">
      <w:pPr>
        <w:pStyle w:val="CommentText"/>
      </w:pPr>
      <w:r>
        <w:rPr>
          <w:rStyle w:val="CommentReference"/>
        </w:rPr>
        <w:annotationRef/>
      </w:r>
      <w:r>
        <w:t>Why only you and then the RA for Months 5-10?</w:t>
      </w:r>
      <w:r>
        <w:br/>
      </w:r>
      <w:r>
        <w:br/>
        <w:t>I know that the reason is probably cost (!) but if there is another rationale please add this in.</w:t>
      </w:r>
    </w:p>
  </w:comment>
  <w:comment w:id="64" w:author="Emma Chapman" w:date="2026-09-16T15:39:00Z" w:initials="EC">
    <w:p w14:paraId="3FA6454D" w14:textId="77777777" w:rsidR="00D4064F" w:rsidRDefault="00D4064F" w:rsidP="00D4064F">
      <w:pPr>
        <w:pStyle w:val="CommentText"/>
      </w:pPr>
      <w:r>
        <w:rPr>
          <w:rStyle w:val="CommentReference"/>
        </w:rPr>
        <w:annotationRef/>
      </w:r>
      <w:r>
        <w:t>I’ve re-read it; is it just you M1-4 to establish and then RA M5-10 to do more of the work?</w:t>
      </w:r>
    </w:p>
  </w:comment>
  <w:comment w:id="96" w:author="Emma Chapman" w:date="2026-09-16T15:43:00Z" w:initials="EC">
    <w:p w14:paraId="58D0E775" w14:textId="77777777" w:rsidR="00124BB8" w:rsidRDefault="00124BB8" w:rsidP="00124BB8">
      <w:pPr>
        <w:pStyle w:val="CommentText"/>
      </w:pPr>
      <w:r>
        <w:rPr>
          <w:rStyle w:val="CommentReference"/>
        </w:rPr>
        <w:annotationRef/>
      </w:r>
      <w:r>
        <w:t>Is this now ten months?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15DEC64" w15:done="0"/>
  <w15:commentEx w15:paraId="19B5D002" w15:done="0"/>
  <w15:commentEx w15:paraId="75A68BDE" w15:done="0"/>
  <w15:commentEx w15:paraId="64D77EF4" w15:done="0"/>
  <w15:commentEx w15:paraId="10F26C53" w15:done="0"/>
  <w15:commentEx w15:paraId="2AC49A9E" w15:done="0"/>
  <w15:commentEx w15:paraId="7A79305E" w15:done="0"/>
  <w15:commentEx w15:paraId="440D0659" w15:done="0"/>
  <w15:commentEx w15:paraId="7FA5C610" w15:done="0"/>
  <w15:commentEx w15:paraId="3FA6454D" w15:paraIdParent="7FA5C610" w15:done="0"/>
  <w15:commentEx w15:paraId="58D0E77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95FF96" w16cex:dateUtc="2026-09-16T14:15:00Z"/>
  <w16cex:commentExtensible w16cex:durableId="5805CD16" w16cex:dateUtc="2026-09-16T14:22:00Z"/>
  <w16cex:commentExtensible w16cex:durableId="7A1BE5E9" w16cex:dateUtc="2026-09-16T14:24:00Z"/>
  <w16cex:commentExtensible w16cex:durableId="40B232A8" w16cex:dateUtc="2026-09-16T14:25:00Z"/>
  <w16cex:commentExtensible w16cex:durableId="57277237" w16cex:dateUtc="2026-09-16T14:25:00Z"/>
  <w16cex:commentExtensible w16cex:durableId="30F7BDC3" w16cex:dateUtc="2026-09-16T14:27:00Z"/>
  <w16cex:commentExtensible w16cex:durableId="7F4D2953" w16cex:dateUtc="2026-09-16T14:30:00Z"/>
  <w16cex:commentExtensible w16cex:durableId="386082D7" w16cex:dateUtc="2026-09-16T14:34:00Z"/>
  <w16cex:commentExtensible w16cex:durableId="7DE7659B" w16cex:dateUtc="2026-09-16T14:37:00Z"/>
  <w16cex:commentExtensible w16cex:durableId="1EBC5619" w16cex:dateUtc="2026-09-16T14:39:00Z"/>
  <w16cex:commentExtensible w16cex:durableId="7034F191" w16cex:dateUtc="2026-09-16T14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5DEC64" w16cid:durableId="2295FF96"/>
  <w16cid:commentId w16cid:paraId="19B5D002" w16cid:durableId="5805CD16"/>
  <w16cid:commentId w16cid:paraId="75A68BDE" w16cid:durableId="7A1BE5E9"/>
  <w16cid:commentId w16cid:paraId="64D77EF4" w16cid:durableId="40B232A8"/>
  <w16cid:commentId w16cid:paraId="10F26C53" w16cid:durableId="57277237"/>
  <w16cid:commentId w16cid:paraId="2AC49A9E" w16cid:durableId="30F7BDC3"/>
  <w16cid:commentId w16cid:paraId="7A79305E" w16cid:durableId="7F4D2953"/>
  <w16cid:commentId w16cid:paraId="440D0659" w16cid:durableId="386082D7"/>
  <w16cid:commentId w16cid:paraId="7FA5C610" w16cid:durableId="7DE7659B"/>
  <w16cid:commentId w16cid:paraId="3FA6454D" w16cid:durableId="1EBC5619"/>
  <w16cid:commentId w16cid:paraId="58D0E775" w16cid:durableId="7034F1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2670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C048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1CEFB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164294D"/>
    <w:multiLevelType w:val="hybridMultilevel"/>
    <w:tmpl w:val="76A28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27FEC"/>
    <w:multiLevelType w:val="hybridMultilevel"/>
    <w:tmpl w:val="B9103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941119">
    <w:abstractNumId w:val="0"/>
  </w:num>
  <w:num w:numId="2" w16cid:durableId="429785476">
    <w:abstractNumId w:val="1"/>
  </w:num>
  <w:num w:numId="3" w16cid:durableId="1200044677">
    <w:abstractNumId w:val="1"/>
  </w:num>
  <w:num w:numId="4" w16cid:durableId="12531289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6947784">
    <w:abstractNumId w:val="3"/>
  </w:num>
  <w:num w:numId="6" w16cid:durableId="116450994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mma Chapman">
    <w15:presenceInfo w15:providerId="AD" w15:userId="S::e.r.chapman@Swansea.ac.uk::dd152c7a-73aa-42a6-8f65-8ef98d8d3e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D0"/>
    <w:rsid w:val="0008194A"/>
    <w:rsid w:val="00124BB8"/>
    <w:rsid w:val="00160390"/>
    <w:rsid w:val="00175365"/>
    <w:rsid w:val="00223D38"/>
    <w:rsid w:val="00225EC4"/>
    <w:rsid w:val="00236621"/>
    <w:rsid w:val="002B2322"/>
    <w:rsid w:val="002C0EF7"/>
    <w:rsid w:val="00343B56"/>
    <w:rsid w:val="003A02B0"/>
    <w:rsid w:val="003F75E7"/>
    <w:rsid w:val="00410E05"/>
    <w:rsid w:val="004F22D2"/>
    <w:rsid w:val="00502E90"/>
    <w:rsid w:val="00511DE3"/>
    <w:rsid w:val="00552E80"/>
    <w:rsid w:val="00561CD0"/>
    <w:rsid w:val="005A6805"/>
    <w:rsid w:val="00692C15"/>
    <w:rsid w:val="006D1DF2"/>
    <w:rsid w:val="006D2D87"/>
    <w:rsid w:val="00721627"/>
    <w:rsid w:val="00743037"/>
    <w:rsid w:val="00743668"/>
    <w:rsid w:val="007B163E"/>
    <w:rsid w:val="007E18F2"/>
    <w:rsid w:val="00835419"/>
    <w:rsid w:val="00944C5E"/>
    <w:rsid w:val="009835FC"/>
    <w:rsid w:val="009E138F"/>
    <w:rsid w:val="00B51931"/>
    <w:rsid w:val="00B731BD"/>
    <w:rsid w:val="00BC05CB"/>
    <w:rsid w:val="00C02F24"/>
    <w:rsid w:val="00C66187"/>
    <w:rsid w:val="00C876F7"/>
    <w:rsid w:val="00C97EFB"/>
    <w:rsid w:val="00CC2C62"/>
    <w:rsid w:val="00CD5D84"/>
    <w:rsid w:val="00D4064F"/>
    <w:rsid w:val="00D41FE2"/>
    <w:rsid w:val="00E30927"/>
    <w:rsid w:val="00E73891"/>
    <w:rsid w:val="00EA29D3"/>
    <w:rsid w:val="00EB1DC0"/>
    <w:rsid w:val="00EB29B2"/>
    <w:rsid w:val="00ED34AF"/>
    <w:rsid w:val="00ED3C3E"/>
    <w:rsid w:val="00F072D0"/>
    <w:rsid w:val="00FB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FAF47"/>
  <w15:docId w15:val="{AD16CBAF-8F9D-8A43-AB61-A72D5F4E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Revision">
    <w:name w:val="Revision"/>
    <w:hidden/>
    <w:rsid w:val="00CC2C62"/>
    <w:pPr>
      <w:spacing w:after="0"/>
    </w:pPr>
  </w:style>
  <w:style w:type="character" w:styleId="CommentReference">
    <w:name w:val="annotation reference"/>
    <w:basedOn w:val="DefaultParagraphFont"/>
    <w:rsid w:val="002B232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B23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23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2B23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B23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2413</Words>
  <Characters>13756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Rowan Brown</dc:creator>
  <cp:keywords/>
  <cp:lastModifiedBy>Emma Chapman</cp:lastModifiedBy>
  <cp:revision>38</cp:revision>
  <dcterms:created xsi:type="dcterms:W3CDTF">2026-09-11T13:00:00Z</dcterms:created>
  <dcterms:modified xsi:type="dcterms:W3CDTF">2026-09-16T14:45:00Z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