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9B70A" w14:textId="77777777" w:rsidR="005E5DCD" w:rsidRDefault="00000000">
      <w:pPr>
        <w:pStyle w:val="Heading1"/>
      </w:pPr>
      <w:bookmarkStart w:id="0" w:name="summary-jes-public-summary"/>
      <w:r>
        <w:t>SUMMARY (JeS public summary)</w:t>
      </w:r>
    </w:p>
    <w:p w14:paraId="1109B70B" w14:textId="77777777" w:rsidR="005E5DCD" w:rsidRDefault="00000000">
      <w:pPr>
        <w:pStyle w:val="FirstParagraph"/>
      </w:pPr>
      <w:r>
        <w:rPr>
          <w:b/>
          <w:bCs/>
        </w:rPr>
        <w:t>Word limit:</w:t>
      </w:r>
      <w:r>
        <w:t xml:space="preserve"> 550. </w:t>
      </w:r>
      <w:r>
        <w:rPr>
          <w:b/>
          <w:bCs/>
        </w:rPr>
        <w:t>Current:</w:t>
      </w:r>
      <w:r>
        <w:t xml:space="preserve"> 489.</w:t>
      </w:r>
      <w:r>
        <w:br/>
      </w:r>
      <w:r>
        <w:rPr>
          <w:b/>
          <w:bCs/>
        </w:rPr>
        <w:t>Source:</w:t>
      </w:r>
      <w:r>
        <w:t xml:space="preserve"> </w:t>
      </w:r>
      <w:r>
        <w:rPr>
          <w:rStyle w:val="VerbatimChar"/>
        </w:rPr>
        <w:t>../LaySummary.docx</w:t>
      </w:r>
      <w:r>
        <w:t>. Plain English for expert assignment; this text is made publicly available.</w:t>
      </w:r>
    </w:p>
    <w:p w14:paraId="1109B70C" w14:textId="77777777" w:rsidR="005E5DCD" w:rsidRDefault="00000000">
      <w:pPr>
        <w:pStyle w:val="Heading2"/>
      </w:pPr>
      <w:bookmarkStart w:id="1" w:name="context"/>
      <w:r>
        <w:t>Context</w:t>
      </w:r>
    </w:p>
    <w:p w14:paraId="1109B70D" w14:textId="77777777" w:rsidR="005E5DCD" w:rsidRDefault="00000000">
      <w:pPr>
        <w:pStyle w:val="FirstParagraph"/>
      </w:pPr>
      <w:r>
        <w:t>When groups of agents compete inside a bounded space, they organise at several spatial scales at once. Local clusters, larger groupings and the envelope of the whole collection coexist, and each scale hides structure the others cannot see. The situation is like a map that must be read at street, neighbourhood and city zoom simultaneously. This project builds the mathematical tools to measure those levels together and to track how competitive pressure reshapes them. Football is the testbed because every player is continuously tracked on a fixed pitch. Other systems share the same organisational problem once their relevant boundary is identified: it may be imposed, as with a pitch, or arise from the agents themselves, as with a contested animal territory.</w:t>
      </w:r>
    </w:p>
    <w:p w14:paraId="1109B70E" w14:textId="77777777" w:rsidR="005E5DCD" w:rsidRDefault="00000000">
      <w:pPr>
        <w:pStyle w:val="Heading2"/>
      </w:pPr>
      <w:bookmarkStart w:id="2" w:name="the-challenge"/>
      <w:bookmarkEnd w:id="1"/>
      <w:r>
        <w:t>The Challenge</w:t>
      </w:r>
    </w:p>
    <w:p w14:paraId="1109B70F" w14:textId="77777777" w:rsidR="005E5DCD" w:rsidRDefault="00000000">
      <w:pPr>
        <w:pStyle w:val="FirstParagraph"/>
      </w:pPr>
      <w:r>
        <w:t>Two obstacles block existing approaches.</w:t>
      </w:r>
    </w:p>
    <w:p w14:paraId="1109B710" w14:textId="77777777" w:rsidR="005E5DCD" w:rsidRDefault="00000000">
      <w:pPr>
        <w:pStyle w:val="BodyText"/>
      </w:pPr>
      <w:r>
        <w:t>The first is scale. Standard shape-analysis tools return a single measurement that conflates every organisational level into one picture, like a map locked to one zoom. Separating those levels in a principled way is a prerequisite for analysis, yet no established method exists.</w:t>
      </w:r>
    </w:p>
    <w:p w14:paraId="1109B711" w14:textId="77777777" w:rsidR="005E5DCD" w:rsidRDefault="00000000">
      <w:pPr>
        <w:pStyle w:val="BodyText"/>
      </w:pPr>
      <w:r>
        <w:t>The second is dependence. Most statistical tools assume consecutive observations are independent, as with coin flips. Competitive systems are not coin flips: each agent’s movement responds to an opponent and constrains what happens next. Treating that record as independent observations yields invalid inference. New theory is required for the way competitive movement cascades through time and space.</w:t>
      </w:r>
    </w:p>
    <w:p w14:paraId="1109B712" w14:textId="77777777" w:rsidR="005E5DCD" w:rsidRDefault="00000000">
      <w:pPr>
        <w:pStyle w:val="Heading2"/>
      </w:pPr>
      <w:bookmarkStart w:id="3" w:name="aims-and-objectives"/>
      <w:bookmarkEnd w:id="2"/>
      <w:r>
        <w:t>Aims and Objectives</w:t>
      </w:r>
    </w:p>
    <w:p w14:paraId="1109B713" w14:textId="4B71AFB9" w:rsidR="005E5DCD" w:rsidDel="008332CC" w:rsidRDefault="00000000">
      <w:pPr>
        <w:pStyle w:val="FirstParagraph"/>
        <w:rPr>
          <w:del w:id="4" w:author="Emma Chapman" w:date="2026-09-16T14:48:00Z" w16du:dateUtc="2026-09-16T13:48:00Z"/>
        </w:rPr>
      </w:pPr>
      <w:r>
        <w:t>The project builds the mathematical foundations for shape-based analysis of competitive collective systems, using professional football as a testbed where all players are tracked and domain experts can check the results. A 10-match pilot has shown that the framework recovers distinct organisational levels and that those levels respond to real match events. This grant scales that foundation across a full Championship season (~540 matches) through two research objectives</w:t>
      </w:r>
      <w:ins w:id="5" w:author="Emma Chapman" w:date="2026-09-16T14:47:00Z" w16du:dateUtc="2026-09-16T13:47:00Z">
        <w:r w:rsidR="008332CC">
          <w:t>:</w:t>
        </w:r>
      </w:ins>
      <w:del w:id="6" w:author="Emma Chapman" w:date="2026-09-16T14:47:00Z" w16du:dateUtc="2026-09-16T13:47:00Z">
        <w:r w:rsidDel="008332CC">
          <w:delText>.</w:delText>
        </w:r>
      </w:del>
    </w:p>
    <w:p w14:paraId="622AA587" w14:textId="77777777" w:rsidR="008332CC" w:rsidRDefault="00000000" w:rsidP="008332CC">
      <w:pPr>
        <w:pStyle w:val="BodyText"/>
        <w:numPr>
          <w:ilvl w:val="0"/>
          <w:numId w:val="2"/>
        </w:numPr>
        <w:rPr>
          <w:ins w:id="7" w:author="Emma Chapman" w:date="2026-09-16T14:48:00Z" w16du:dateUtc="2026-09-16T13:48:00Z"/>
        </w:rPr>
      </w:pPr>
      <w:r>
        <w:t>First</w:t>
      </w:r>
      <w:ins w:id="8" w:author="Emma Chapman" w:date="2026-09-16T14:48:00Z" w16du:dateUtc="2026-09-16T13:48:00Z">
        <w:r w:rsidR="008332CC">
          <w:t>ly</w:t>
        </w:r>
      </w:ins>
      <w:r>
        <w:t xml:space="preserve">, establish whether the multi-level measurements are stably comparable across matches at population scale, and show that they capture information unavailable from conventional statistics. </w:t>
      </w:r>
    </w:p>
    <w:p w14:paraId="5D5337FC" w14:textId="77777777" w:rsidR="00F60F57" w:rsidRDefault="00000000" w:rsidP="008332CC">
      <w:pPr>
        <w:pStyle w:val="BodyText"/>
        <w:numPr>
          <w:ilvl w:val="0"/>
          <w:numId w:val="2"/>
        </w:numPr>
        <w:rPr>
          <w:ins w:id="9" w:author="Emma Chapman" w:date="2026-09-16T14:48:00Z" w16du:dateUtc="2026-09-16T13:48:00Z"/>
        </w:rPr>
      </w:pPr>
      <w:r>
        <w:lastRenderedPageBreak/>
        <w:t xml:space="preserve">Second, prove mathematical guarantees that the method can detect when collective organisation undergoes a structural transition, with known error, rather than only describing the new state after it has occurred. </w:t>
      </w:r>
    </w:p>
    <w:p w14:paraId="1109B714" w14:textId="31BA90D6" w:rsidR="005E5DCD" w:rsidRDefault="00000000" w:rsidP="00F60F57">
      <w:pPr>
        <w:pStyle w:val="BodyText"/>
      </w:pPr>
      <w:commentRangeStart w:id="10"/>
      <w:r>
        <w:t>Full</w:t>
      </w:r>
      <w:commentRangeEnd w:id="10"/>
      <w:r w:rsidR="000C63E9">
        <w:rPr>
          <w:rStyle w:val="CommentReference"/>
          <w:sz w:val="24"/>
          <w:szCs w:val="24"/>
        </w:rPr>
        <w:commentReference w:id="10"/>
      </w:r>
      <w:r>
        <w:t>-season results and theoretical foundations are compiled into an evidence pack for a follow-on Standard Grant that tests whether those guarantees transfer to a second bounded competitive system.</w:t>
      </w:r>
    </w:p>
    <w:p w14:paraId="1109B715" w14:textId="77777777" w:rsidR="005E5DCD" w:rsidRDefault="00000000">
      <w:pPr>
        <w:pStyle w:val="Heading2"/>
      </w:pPr>
      <w:bookmarkStart w:id="11" w:name="potential-applications-and-benefits"/>
      <w:bookmarkEnd w:id="3"/>
      <w:r>
        <w:t>Potential Applications and Benefits</w:t>
      </w:r>
    </w:p>
    <w:p w14:paraId="1109B716" w14:textId="284B3C87" w:rsidR="005E5DCD" w:rsidDel="00461AE8" w:rsidRDefault="00000000">
      <w:pPr>
        <w:pStyle w:val="FirstParagraph"/>
        <w:rPr>
          <w:del w:id="12" w:author="Emma Chapman" w:date="2026-09-16T14:55:00Z" w16du:dateUtc="2026-09-16T13:55:00Z"/>
        </w:rPr>
      </w:pPr>
      <w:del w:id="13" w:author="Emma Chapman" w:date="2026-09-16T14:55:00Z" w16du:dateUtc="2026-09-16T13:55:00Z">
        <w:r w:rsidDel="00461AE8">
          <w:delText>This</w:delText>
        </w:r>
      </w:del>
      <w:del w:id="14" w:author="Emma Chapman" w:date="2026-09-16T14:50:00Z" w16du:dateUtc="2026-09-16T13:50:00Z">
        <w:r w:rsidDel="000369D2">
          <w:delText xml:space="preserve"> award</w:delText>
        </w:r>
      </w:del>
      <w:del w:id="15" w:author="Emma Chapman" w:date="2026-09-16T14:55:00Z" w16du:dateUtc="2026-09-16T13:55:00Z">
        <w:r w:rsidDel="00461AE8">
          <w:delText xml:space="preserve"> deliver</w:delText>
        </w:r>
      </w:del>
      <w:del w:id="16" w:author="Emma Chapman" w:date="2026-09-16T14:50:00Z" w16du:dateUtc="2026-09-16T13:50:00Z">
        <w:r w:rsidDel="000369D2">
          <w:delText>s the</w:delText>
        </w:r>
      </w:del>
      <w:del w:id="17" w:author="Emma Chapman" w:date="2026-09-16T14:55:00Z" w16du:dateUtc="2026-09-16T13:55:00Z">
        <w:r w:rsidDel="00461AE8">
          <w:delText xml:space="preserve"> football-validated theory and software</w:delText>
        </w:r>
      </w:del>
      <w:del w:id="18" w:author="Emma Chapman" w:date="2026-09-16T14:51:00Z" w16du:dateUtc="2026-09-16T13:51:00Z">
        <w:r w:rsidDel="000369D2">
          <w:delText>.</w:delText>
        </w:r>
      </w:del>
      <w:del w:id="19" w:author="Emma Chapman" w:date="2026-09-16T14:55:00Z" w16du:dateUtc="2026-09-16T13:55:00Z">
        <w:r w:rsidDel="00461AE8">
          <w:delText xml:space="preserve"> </w:delText>
        </w:r>
      </w:del>
      <w:del w:id="20" w:author="Emma Chapman" w:date="2026-09-16T14:51:00Z" w16du:dateUtc="2026-09-16T13:51:00Z">
        <w:r w:rsidDel="000369D2">
          <w:delText>T</w:delText>
        </w:r>
      </w:del>
      <w:del w:id="21" w:author="Emma Chapman" w:date="2026-09-16T14:55:00Z" w16du:dateUtc="2026-09-16T13:55:00Z">
        <w:r w:rsidDel="00461AE8">
          <w:delText xml:space="preserve">ransfer to another system is a later step, once interaction lengths are re-derived. </w:delText>
        </w:r>
      </w:del>
      <w:del w:id="22" w:author="Emma Chapman" w:date="2026-09-16T14:51:00Z" w16du:dateUtc="2026-09-16T13:51:00Z">
        <w:r w:rsidDel="000369D2">
          <w:delText>The follow-on</w:delText>
        </w:r>
      </w:del>
      <w:del w:id="23" w:author="Emma Chapman" w:date="2026-09-16T14:55:00Z" w16du:dateUtc="2026-09-16T13:55:00Z">
        <w:r w:rsidDel="00461AE8">
          <w:delText xml:space="preserve"> Standard Grant</w:delText>
        </w:r>
      </w:del>
      <w:del w:id="24" w:author="Emma Chapman" w:date="2026-09-16T14:52:00Z" w16du:dateUtc="2026-09-16T13:52:00Z">
        <w:r w:rsidDel="00FE68F0">
          <w:delText xml:space="preserve"> </w:delText>
        </w:r>
      </w:del>
      <w:del w:id="25" w:author="Emma Chapman" w:date="2026-09-16T14:55:00Z" w16du:dateUtc="2026-09-16T13:55:00Z">
        <w:r w:rsidDel="00461AE8">
          <w:delText>will test whether those guarantees transfer to spatial predator–prey dynamics, including cellular competition relevant to cancer biology through mathematical-oncology collaborat</w:delText>
        </w:r>
      </w:del>
      <w:del w:id="26" w:author="Emma Chapman" w:date="2026-09-16T14:52:00Z" w16du:dateUtc="2026-09-16T13:52:00Z">
        <w:r w:rsidDel="00BE5C73">
          <w:delText>ors</w:delText>
        </w:r>
      </w:del>
      <w:del w:id="27" w:author="Emma Chapman" w:date="2026-09-16T14:55:00Z" w16du:dateUtc="2026-09-16T13:55:00Z">
        <w:r w:rsidDel="00461AE8">
          <w:delText xml:space="preserve"> </w:delText>
        </w:r>
      </w:del>
      <w:del w:id="28" w:author="Emma Chapman" w:date="2026-09-16T14:52:00Z" w16du:dateUtc="2026-09-16T13:52:00Z">
        <w:r w:rsidDel="00BE5C73">
          <w:delText>brought in for</w:delText>
        </w:r>
      </w:del>
      <w:del w:id="29" w:author="Emma Chapman" w:date="2026-09-16T14:55:00Z" w16du:dateUtc="2026-09-16T13:55:00Z">
        <w:r w:rsidDel="00461AE8">
          <w:delText xml:space="preserve"> that programme.</w:delText>
        </w:r>
      </w:del>
    </w:p>
    <w:p w14:paraId="45C7B0E2" w14:textId="77777777" w:rsidR="007D3F97" w:rsidRDefault="007D3F97" w:rsidP="007D3F97">
      <w:pPr>
        <w:pStyle w:val="FirstParagraph"/>
        <w:rPr>
          <w:ins w:id="30" w:author="Emma Chapman" w:date="2026-09-16T14:55:00Z" w16du:dateUtc="2026-09-16T13:55:00Z"/>
        </w:rPr>
      </w:pPr>
      <w:ins w:id="31" w:author="Emma Chapman" w:date="2026-09-16T14:55:00Z" w16du:dateUtc="2026-09-16T13:55:00Z">
        <w:r>
          <w:t>This project will deliver football-validated theory and software; t</w:t>
        </w:r>
      </w:ins>
      <w:del w:id="32" w:author="Emma Chapman" w:date="2026-09-16T14:55:00Z" w16du:dateUtc="2026-09-16T13:55:00Z">
        <w:r w:rsidDel="007D3F97">
          <w:delText>T</w:delText>
        </w:r>
      </w:del>
      <w:r>
        <w:t>he primary output is a documented, containerised open-source package that computes multi-scale topological summaries from tracking data, released with a DOI. Swansea City A</w:t>
      </w:r>
      <w:ins w:id="33" w:author="Emma Chapman" w:date="2026-09-16T14:54:00Z" w16du:dateUtc="2026-09-16T13:54:00Z">
        <w:r w:rsidR="00934826">
          <w:t xml:space="preserve">ssociation </w:t>
        </w:r>
      </w:ins>
      <w:r>
        <w:t>F</w:t>
      </w:r>
      <w:ins w:id="34" w:author="Emma Chapman" w:date="2026-09-16T14:54:00Z" w16du:dateUtc="2026-09-16T13:54:00Z">
        <w:r w:rsidR="00934826">
          <w:t xml:space="preserve">ootball </w:t>
        </w:r>
      </w:ins>
      <w:r>
        <w:t>C</w:t>
      </w:r>
      <w:ins w:id="35" w:author="Emma Chapman" w:date="2026-09-16T14:54:00Z" w16du:dateUtc="2026-09-16T13:54:00Z">
        <w:r w:rsidR="00934826">
          <w:t>lub</w:t>
        </w:r>
      </w:ins>
      <w:r>
        <w:t xml:space="preserve"> and StatsBomb co-develop the work: the club receives structural measures of pressing, formation gaps and defensive-line organisation, while the data partner receives a candidate feature set beyond conventional geometry. </w:t>
      </w:r>
    </w:p>
    <w:p w14:paraId="46374529" w14:textId="77777777" w:rsidR="007D3F97" w:rsidRDefault="007D3F97" w:rsidP="007D3F97">
      <w:pPr>
        <w:pStyle w:val="FirstParagraph"/>
        <w:rPr>
          <w:ins w:id="36" w:author="Emma Chapman" w:date="2026-09-16T14:55:00Z" w16du:dateUtc="2026-09-16T13:55:00Z"/>
        </w:rPr>
      </w:pPr>
    </w:p>
    <w:p w14:paraId="19E748AB" w14:textId="0D5DAF9C" w:rsidR="007D3F97" w:rsidRDefault="00000000">
      <w:pPr>
        <w:pStyle w:val="BodyText"/>
        <w:rPr>
          <w:ins w:id="37" w:author="Emma Chapman" w:date="2026-09-16T14:55:00Z" w16du:dateUtc="2026-09-16T13:55:00Z"/>
        </w:rPr>
      </w:pPr>
      <w:del w:id="38" w:author="Emma Chapman" w:date="2026-09-16T14:56:00Z" w16du:dateUtc="2026-09-16T13:56:00Z">
        <w:r w:rsidDel="002B241D">
          <w:delText>The evidence pack supports the follow-on Standard Grant.</w:delText>
        </w:r>
      </w:del>
    </w:p>
    <w:p w14:paraId="2AD65785" w14:textId="17727E44" w:rsidR="007D3F97" w:rsidRDefault="002B241D" w:rsidP="002B241D">
      <w:pPr>
        <w:pStyle w:val="FirstParagraph"/>
        <w:rPr>
          <w:ins w:id="39" w:author="Emma Chapman" w:date="2026-09-16T14:55:00Z" w16du:dateUtc="2026-09-16T13:55:00Z"/>
        </w:rPr>
      </w:pPr>
      <w:ins w:id="40" w:author="Emma Chapman" w:date="2026-09-16T14:56:00Z" w16du:dateUtc="2026-09-16T13:56:00Z">
        <w:r>
          <w:t>T</w:t>
        </w:r>
      </w:ins>
      <w:ins w:id="41" w:author="Emma Chapman" w:date="2026-09-16T14:55:00Z" w16du:dateUtc="2026-09-16T13:55:00Z">
        <w:r w:rsidR="007D3F97">
          <w:t xml:space="preserve">ransfer to another system is a later step, once interaction lengths are re-derived. </w:t>
        </w:r>
      </w:ins>
      <w:ins w:id="42" w:author="Emma Chapman" w:date="2026-09-16T14:56:00Z" w16du:dateUtc="2026-09-16T13:56:00Z">
        <w:r>
          <w:t xml:space="preserve">The evidence pack will support </w:t>
        </w:r>
        <w:r w:rsidR="00062E0B">
          <w:t>a</w:t>
        </w:r>
        <w:r>
          <w:t xml:space="preserve"> follow-on Standard Grant application</w:t>
        </w:r>
        <w:r w:rsidR="00062E0B">
          <w:t xml:space="preserve">, </w:t>
        </w:r>
        <w:commentRangeStart w:id="43"/>
        <w:r w:rsidR="00062E0B">
          <w:t>which</w:t>
        </w:r>
      </w:ins>
      <w:commentRangeEnd w:id="43"/>
      <w:r w:rsidR="00EA70AD">
        <w:rPr>
          <w:rStyle w:val="CommentReference"/>
          <w:sz w:val="24"/>
          <w:szCs w:val="24"/>
        </w:rPr>
        <w:commentReference w:id="43"/>
      </w:r>
      <w:ins w:id="44" w:author="Emma Chapman" w:date="2026-09-16T14:55:00Z" w16du:dateUtc="2026-09-16T13:55:00Z">
        <w:r w:rsidR="007D3F97">
          <w:t xml:space="preserve"> will test whether those guarantees transfer to spatial predator–prey dynamics, including cellular competition relevant to cancer biology, through mathematical-oncology collaborations specific to that programme.</w:t>
        </w:r>
      </w:ins>
    </w:p>
    <w:bookmarkEnd w:id="0"/>
    <w:bookmarkEnd w:id="11"/>
    <w:p w14:paraId="1252C349" w14:textId="77777777" w:rsidR="007D3F97" w:rsidRDefault="007D3F97">
      <w:pPr>
        <w:pStyle w:val="BodyText"/>
      </w:pPr>
    </w:p>
    <w:sectPr w:rsidR="007D3F9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 w:author="Emma Chapman" w:date="2026-09-16T14:49:00Z" w:initials="EC">
    <w:p w14:paraId="3D577382" w14:textId="77777777" w:rsidR="000C63E9" w:rsidRDefault="000C63E9" w:rsidP="000C63E9">
      <w:pPr>
        <w:pStyle w:val="CommentText"/>
      </w:pPr>
      <w:r>
        <w:rPr>
          <w:rStyle w:val="CommentReference"/>
        </w:rPr>
        <w:annotationRef/>
      </w:r>
      <w:r>
        <w:t>Not sure if this a follow-on point or belongs with the second research objective.</w:t>
      </w:r>
    </w:p>
  </w:comment>
  <w:comment w:id="43" w:author="Emma Chapman" w:date="2026-09-16T15:02:00Z" w:initials="EC">
    <w:p w14:paraId="00D17AE5" w14:textId="77777777" w:rsidR="00EA70AD" w:rsidRDefault="00EA70AD" w:rsidP="00EA70AD">
      <w:pPr>
        <w:pStyle w:val="CommentText"/>
      </w:pPr>
      <w:r>
        <w:rPr>
          <w:rStyle w:val="CommentReference"/>
        </w:rPr>
        <w:annotationRef/>
      </w:r>
      <w:r>
        <w:t>I think it works a bit better this way; commenting on the outcome of the small grants work, before then talking about future work.</w:t>
      </w:r>
      <w:r>
        <w:br/>
      </w:r>
      <w:r>
        <w:br/>
        <w:t>You still have 50ish words to play with, so I suggest adding more (if there is more to say) on the novelty of this work/benefits to your partners, before then adding more to potential applications in future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577382" w15:done="0"/>
  <w15:commentEx w15:paraId="00D17A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48CD6B8" w16cex:dateUtc="2026-09-16T13:49:00Z"/>
  <w16cex:commentExtensible w16cex:durableId="19FF16A8" w16cex:dateUtc="2026-09-16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577382" w16cid:durableId="548CD6B8"/>
  <w16cid:commentId w16cid:paraId="00D17AE5" w16cid:durableId="19FF16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A58B5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77611C7"/>
    <w:multiLevelType w:val="hybridMultilevel"/>
    <w:tmpl w:val="6E285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8219333">
    <w:abstractNumId w:val="0"/>
  </w:num>
  <w:num w:numId="2" w16cid:durableId="3665613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ma Chapman">
    <w15:presenceInfo w15:providerId="AD" w15:userId="S::e.r.chapman@Swansea.ac.uk::dd152c7a-73aa-42a6-8f65-8ef98d8d3e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CD"/>
    <w:rsid w:val="000369D2"/>
    <w:rsid w:val="00062E0B"/>
    <w:rsid w:val="000C63E9"/>
    <w:rsid w:val="002B241D"/>
    <w:rsid w:val="00461AE8"/>
    <w:rsid w:val="005E5DCD"/>
    <w:rsid w:val="007D3F97"/>
    <w:rsid w:val="00806668"/>
    <w:rsid w:val="008332CC"/>
    <w:rsid w:val="00934826"/>
    <w:rsid w:val="009F7E8E"/>
    <w:rsid w:val="00BE5C73"/>
    <w:rsid w:val="00D7789F"/>
    <w:rsid w:val="00EA70AD"/>
    <w:rsid w:val="00EB29B2"/>
    <w:rsid w:val="00F016FA"/>
    <w:rsid w:val="00F60F57"/>
    <w:rsid w:val="00FE6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9B70A"/>
  <w15:docId w15:val="{C05F50E2-A0D0-4405-84A3-4221863F7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9F7E8E"/>
    <w:pPr>
      <w:spacing w:after="0"/>
    </w:pPr>
  </w:style>
  <w:style w:type="character" w:styleId="CommentReference">
    <w:name w:val="annotation reference"/>
    <w:basedOn w:val="DefaultParagraphFont"/>
    <w:rsid w:val="000C63E9"/>
    <w:rPr>
      <w:sz w:val="16"/>
      <w:szCs w:val="16"/>
    </w:rPr>
  </w:style>
  <w:style w:type="paragraph" w:styleId="CommentText">
    <w:name w:val="annotation text"/>
    <w:basedOn w:val="Normal"/>
    <w:link w:val="CommentTextChar"/>
    <w:rsid w:val="000C63E9"/>
    <w:rPr>
      <w:sz w:val="20"/>
      <w:szCs w:val="20"/>
    </w:rPr>
  </w:style>
  <w:style w:type="character" w:customStyle="1" w:styleId="CommentTextChar">
    <w:name w:val="Comment Text Char"/>
    <w:basedOn w:val="DefaultParagraphFont"/>
    <w:link w:val="CommentText"/>
    <w:rsid w:val="000C63E9"/>
    <w:rPr>
      <w:sz w:val="20"/>
      <w:szCs w:val="20"/>
    </w:rPr>
  </w:style>
  <w:style w:type="paragraph" w:styleId="CommentSubject">
    <w:name w:val="annotation subject"/>
    <w:basedOn w:val="CommentText"/>
    <w:next w:val="CommentText"/>
    <w:link w:val="CommentSubjectChar"/>
    <w:rsid w:val="000C63E9"/>
    <w:rPr>
      <w:b/>
      <w:bCs/>
    </w:rPr>
  </w:style>
  <w:style w:type="character" w:customStyle="1" w:styleId="CommentSubjectChar">
    <w:name w:val="Comment Subject Char"/>
    <w:basedOn w:val="CommentTextChar"/>
    <w:link w:val="CommentSubject"/>
    <w:rsid w:val="000C63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3540</Characters>
  <Application>Microsoft Office Word</Application>
  <DocSecurity>0</DocSecurity>
  <Lines>48</Lines>
  <Paragraphs>17</Paragraphs>
  <ScaleCrop>false</ScaleCrop>
  <Company>Swansea University</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Rowan Brown</dc:creator>
  <cp:keywords/>
  <cp:lastModifiedBy>Rowan Brown</cp:lastModifiedBy>
  <cp:revision>2</cp:revision>
  <dcterms:created xsi:type="dcterms:W3CDTF">2026-09-17T06:54:00Z</dcterms:created>
  <dcterms:modified xsi:type="dcterms:W3CDTF">2026-09-17T06:54:00Z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